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91DA" w14:textId="1B281C42" w:rsidR="00876F92" w:rsidRDefault="00450C0E" w:rsidP="00450C0E">
      <w:pPr>
        <w:ind w:left="-1134" w:hanging="426"/>
      </w:pPr>
      <w:r>
        <w:rPr>
          <w:noProof/>
        </w:rPr>
        <mc:AlternateContent>
          <mc:Choice Requires="wpg">
            <w:drawing>
              <wp:anchor distT="0" distB="0" distL="114300" distR="114300" simplePos="0" relativeHeight="251658240" behindDoc="1" locked="0" layoutInCell="1" allowOverlap="1" wp14:anchorId="2824823F" wp14:editId="763C0417">
                <wp:simplePos x="0" y="0"/>
                <wp:positionH relativeFrom="page">
                  <wp:posOffset>425302</wp:posOffset>
                </wp:positionH>
                <wp:positionV relativeFrom="page">
                  <wp:posOffset>340242</wp:posOffset>
                </wp:positionV>
                <wp:extent cx="6928415" cy="9304020"/>
                <wp:effectExtent l="0" t="0" r="25400" b="11430"/>
                <wp:wrapNone/>
                <wp:docPr id="193" name="Group 62"/>
                <wp:cNvGraphicFramePr/>
                <a:graphic xmlns:a="http://schemas.openxmlformats.org/drawingml/2006/main">
                  <a:graphicData uri="http://schemas.microsoft.com/office/word/2010/wordprocessingGroup">
                    <wpg:wgp>
                      <wpg:cNvGrpSpPr/>
                      <wpg:grpSpPr>
                        <a:xfrm>
                          <a:off x="0" y="0"/>
                          <a:ext cx="6928415" cy="9304020"/>
                          <a:chOff x="-70415" y="0"/>
                          <a:chExt cx="6928415" cy="9132154"/>
                        </a:xfrm>
                      </wpg:grpSpPr>
                      <wps:wsp>
                        <wps:cNvPr id="194" name="Rectangle 194"/>
                        <wps:cNvSpPr/>
                        <wps:spPr>
                          <a:xfrm>
                            <a:off x="0" y="0"/>
                            <a:ext cx="6858000" cy="2462931"/>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17252" y="4102954"/>
                            <a:ext cx="6858000" cy="50292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0BE46F9" w14:textId="246D7CFA" w:rsidR="00450C0E" w:rsidRDefault="0070116A" w:rsidP="00450C0E">
                                  <w:pPr>
                                    <w:pStyle w:val="NoSpacing"/>
                                    <w:spacing w:before="120"/>
                                    <w:jc w:val="center"/>
                                    <w:rPr>
                                      <w:color w:val="FFFFFF" w:themeColor="background1"/>
                                    </w:rPr>
                                  </w:pPr>
                                  <w:r>
                                    <w:rPr>
                                      <w:color w:val="FFFFFF" w:themeColor="background1"/>
                                    </w:rPr>
                                    <w:t>Version 1</w:t>
                                  </w:r>
                                </w:p>
                              </w:sdtContent>
                            </w:sdt>
                            <w:p w14:paraId="7EB5A914" w14:textId="57442AAB" w:rsidR="00450C0E" w:rsidRDefault="00450C0E" w:rsidP="00450C0E">
                              <w:pPr>
                                <w:pStyle w:val="NoSpacing"/>
                                <w:spacing w:before="120"/>
                                <w:jc w:val="center"/>
                                <w:rPr>
                                  <w:color w:val="FFFFFF" w:themeColor="background1"/>
                                </w:rPr>
                              </w:pPr>
                              <w:r>
                                <w:rPr>
                                  <w:caps/>
                                  <w:color w:val="FFFFFF" w:themeColor="background1"/>
                                </w:rPr>
                                <w:t xml:space="preserve">DatE: </w:t>
                              </w:r>
                              <w:r w:rsidR="00693010">
                                <w:rPr>
                                  <w:caps/>
                                  <w:color w:val="FFFFFF" w:themeColor="background1"/>
                                </w:rPr>
                                <w:t>1</w:t>
                              </w:r>
                              <w:r w:rsidR="00345907">
                                <w:rPr>
                                  <w:caps/>
                                  <w:color w:val="FFFFFF" w:themeColor="background1"/>
                                </w:rPr>
                                <w:t>5</w:t>
                              </w:r>
                              <w:r>
                                <w:rPr>
                                  <w:caps/>
                                  <w:color w:val="FFFFFF" w:themeColor="background1"/>
                                </w:rPr>
                                <w:t>-</w:t>
                              </w:r>
                              <w:r w:rsidR="00345907">
                                <w:rPr>
                                  <w:caps/>
                                  <w:color w:val="FFFFFF" w:themeColor="background1"/>
                                </w:rPr>
                                <w:t>12</w:t>
                              </w:r>
                              <w:r>
                                <w:rPr>
                                  <w:caps/>
                                  <w:color w:val="FFFFFF" w:themeColor="background1"/>
                                </w:rPr>
                                <w:t>-2025</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70415" y="2462931"/>
                            <a:ext cx="6921685" cy="217407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A245051" w14:textId="552B3DB7" w:rsidR="00450C0E" w:rsidRDefault="00345907" w:rsidP="00450C0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Perscription Search support - antimicrobial</w:t>
                                  </w:r>
                                </w:p>
                              </w:sdtContent>
                            </w:sdt>
                            <w:p w14:paraId="7B3912A8" w14:textId="77777777" w:rsidR="00611AF2" w:rsidRDefault="00611AF2" w:rsidP="00611AF2">
                              <w:pPr>
                                <w:pStyle w:val="NoSpacing"/>
                                <w:jc w:val="center"/>
                                <w:rPr>
                                  <w:rFonts w:asciiTheme="majorHAnsi" w:eastAsiaTheme="majorEastAsia" w:hAnsiTheme="majorHAnsi" w:cstheme="majorBidi"/>
                                  <w:caps/>
                                  <w:color w:val="156082" w:themeColor="accent1"/>
                                  <w:sz w:val="48"/>
                                  <w:szCs w:val="48"/>
                                </w:rPr>
                              </w:pPr>
                            </w:p>
                            <w:p w14:paraId="0ADD1AB1" w14:textId="0C96409A" w:rsidR="00611AF2" w:rsidRPr="00611AF2" w:rsidRDefault="00611AF2" w:rsidP="00611AF2">
                              <w:pPr>
                                <w:pStyle w:val="NoSpacing"/>
                                <w:jc w:val="center"/>
                                <w:rPr>
                                  <w:rFonts w:asciiTheme="majorHAnsi" w:eastAsiaTheme="majorEastAsia" w:hAnsiTheme="majorHAnsi" w:cstheme="majorBidi"/>
                                  <w:caps/>
                                  <w:color w:val="156082" w:themeColor="accent1"/>
                                  <w:sz w:val="48"/>
                                  <w:szCs w:val="48"/>
                                </w:rPr>
                              </w:pPr>
                              <w:r w:rsidRPr="00611AF2">
                                <w:rPr>
                                  <w:rFonts w:asciiTheme="majorHAnsi" w:eastAsiaTheme="majorEastAsia" w:hAnsiTheme="majorHAnsi" w:cstheme="majorBidi"/>
                                  <w:caps/>
                                  <w:color w:val="156082" w:themeColor="accent1"/>
                                  <w:sz w:val="48"/>
                                  <w:szCs w:val="48"/>
                                </w:rPr>
                                <w:t>Testscenario’s web components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824823F" id="Group 62" o:spid="_x0000_s1026" style="position:absolute;left:0;text-align:left;margin-left:33.5pt;margin-top:26.8pt;width:545.55pt;height:732.6pt;z-index:-251658240;mso-position-horizontal-relative:page;mso-position-vertical-relative:page" coordorigin="-704" coordsize="69284,91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">
                <v:rect id="Rectangle 194" o:spid="_x0000_s1027" style="position:absolute;width:68580;height:24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" fillcolor="#4e95d9 [1631]" strokecolor="#4e95d9 [1631]" strokeweight="1pt"/>
                <v:rect id="Rectangle 195" o:spid="_x0000_s1028" style="position:absolute;left:-172;top:41029;width:68579;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" fillcolor="#4e95d9 [1631]" strokecolor="#4e95d9 [1631]"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0BE46F9" w14:textId="246D7CFA" w:rsidR="00450C0E" w:rsidRDefault="0070116A" w:rsidP="00450C0E">
                            <w:pPr>
                              <w:pStyle w:val="NoSpacing"/>
                              <w:spacing w:before="120"/>
                              <w:jc w:val="center"/>
                              <w:rPr>
                                <w:color w:val="FFFFFF" w:themeColor="background1"/>
                              </w:rPr>
                            </w:pPr>
                            <w:r>
                              <w:rPr>
                                <w:color w:val="FFFFFF" w:themeColor="background1"/>
                              </w:rPr>
                              <w:t>Version 1</w:t>
                            </w:r>
                          </w:p>
                        </w:sdtContent>
                      </w:sdt>
                      <w:p w14:paraId="7EB5A914" w14:textId="57442AAB" w:rsidR="00450C0E" w:rsidRDefault="00450C0E" w:rsidP="00450C0E">
                        <w:pPr>
                          <w:pStyle w:val="NoSpacing"/>
                          <w:spacing w:before="120"/>
                          <w:jc w:val="center"/>
                          <w:rPr>
                            <w:color w:val="FFFFFF" w:themeColor="background1"/>
                          </w:rPr>
                        </w:pPr>
                        <w:r>
                          <w:rPr>
                            <w:caps/>
                            <w:color w:val="FFFFFF" w:themeColor="background1"/>
                          </w:rPr>
                          <w:t xml:space="preserve">DatE: </w:t>
                        </w:r>
                        <w:r w:rsidR="00693010">
                          <w:rPr>
                            <w:caps/>
                            <w:color w:val="FFFFFF" w:themeColor="background1"/>
                          </w:rPr>
                          <w:t>1</w:t>
                        </w:r>
                        <w:r w:rsidR="00345907">
                          <w:rPr>
                            <w:caps/>
                            <w:color w:val="FFFFFF" w:themeColor="background1"/>
                          </w:rPr>
                          <w:t>5</w:t>
                        </w:r>
                        <w:r>
                          <w:rPr>
                            <w:caps/>
                            <w:color w:val="FFFFFF" w:themeColor="background1"/>
                          </w:rPr>
                          <w:t>-</w:t>
                        </w:r>
                        <w:r w:rsidR="00345907">
                          <w:rPr>
                            <w:caps/>
                            <w:color w:val="FFFFFF" w:themeColor="background1"/>
                          </w:rPr>
                          <w:t>12</w:t>
                        </w:r>
                        <w:r>
                          <w:rPr>
                            <w:caps/>
                            <w:color w:val="FFFFFF" w:themeColor="background1"/>
                          </w:rPr>
                          <w:t>-2025</w:t>
                        </w:r>
                      </w:p>
                    </w:txbxContent>
                  </v:textbox>
                </v:rect>
                <v:shapetype id="_x0000_t202" coordsize="21600,21600" o:spt="202" path="m,l,21600r21600,l21600,xe">
                  <v:stroke joinstyle="miter"/>
                  <v:path gradientshapeok="t" o:connecttype="rect"/>
                </v:shapetype>
                <v:shape id="Text Box 196" o:spid="_x0000_s1029" type="#_x0000_t202" style="position:absolute;left:-704;top:24629;width:69216;height:21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A245051" w14:textId="552B3DB7" w:rsidR="00450C0E" w:rsidRDefault="00345907" w:rsidP="00450C0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Perscription Search support - antimicrobial</w:t>
                            </w:r>
                          </w:p>
                        </w:sdtContent>
                      </w:sdt>
                      <w:p w14:paraId="7B3912A8" w14:textId="77777777" w:rsidR="00611AF2" w:rsidRDefault="00611AF2" w:rsidP="00611AF2">
                        <w:pPr>
                          <w:pStyle w:val="NoSpacing"/>
                          <w:jc w:val="center"/>
                          <w:rPr>
                            <w:rFonts w:asciiTheme="majorHAnsi" w:eastAsiaTheme="majorEastAsia" w:hAnsiTheme="majorHAnsi" w:cstheme="majorBidi"/>
                            <w:caps/>
                            <w:color w:val="156082" w:themeColor="accent1"/>
                            <w:sz w:val="48"/>
                            <w:szCs w:val="48"/>
                          </w:rPr>
                        </w:pPr>
                      </w:p>
                      <w:p w14:paraId="0ADD1AB1" w14:textId="0C96409A" w:rsidR="00611AF2" w:rsidRPr="00611AF2" w:rsidRDefault="00611AF2" w:rsidP="00611AF2">
                        <w:pPr>
                          <w:pStyle w:val="NoSpacing"/>
                          <w:jc w:val="center"/>
                          <w:rPr>
                            <w:rFonts w:asciiTheme="majorHAnsi" w:eastAsiaTheme="majorEastAsia" w:hAnsiTheme="majorHAnsi" w:cstheme="majorBidi"/>
                            <w:caps/>
                            <w:color w:val="156082" w:themeColor="accent1"/>
                            <w:sz w:val="48"/>
                            <w:szCs w:val="48"/>
                          </w:rPr>
                        </w:pPr>
                        <w:r w:rsidRPr="00611AF2">
                          <w:rPr>
                            <w:rFonts w:asciiTheme="majorHAnsi" w:eastAsiaTheme="majorEastAsia" w:hAnsiTheme="majorHAnsi" w:cstheme="majorBidi"/>
                            <w:caps/>
                            <w:color w:val="156082" w:themeColor="accent1"/>
                            <w:sz w:val="48"/>
                            <w:szCs w:val="48"/>
                          </w:rPr>
                          <w:t>Testscenario’s web components</w:t>
                        </w:r>
                      </w:p>
                    </w:txbxContent>
                  </v:textbox>
                </v:shape>
                <w10:wrap anchorx="page" anchory="page"/>
              </v:group>
            </w:pict>
          </mc:Fallback>
        </mc:AlternateContent>
      </w:r>
    </w:p>
    <w:p w14:paraId="57A23526" w14:textId="511E86D9" w:rsidR="00450C0E" w:rsidRDefault="00450C0E" w:rsidP="00450C0E">
      <w:pPr>
        <w:tabs>
          <w:tab w:val="left" w:pos="1720"/>
        </w:tabs>
        <w:ind w:firstLine="284"/>
      </w:pPr>
      <w:r>
        <w:tab/>
      </w:r>
    </w:p>
    <w:p w14:paraId="0C743267" w14:textId="7775E967" w:rsidR="00450C0E" w:rsidRDefault="00450C0E">
      <w:r>
        <w:br w:type="page"/>
      </w:r>
    </w:p>
    <w:sdt>
      <w:sdtPr>
        <w:rPr>
          <w:rFonts w:ascii="Arial" w:eastAsia="Times New Roman" w:hAnsi="Arial" w:cs="Times New Roman"/>
          <w:color w:val="auto"/>
          <w:sz w:val="24"/>
          <w:szCs w:val="24"/>
        </w:rPr>
        <w:id w:val="-1372915965"/>
        <w:docPartObj>
          <w:docPartGallery w:val="Table of Contents"/>
          <w:docPartUnique/>
        </w:docPartObj>
      </w:sdtPr>
      <w:sdtEndPr>
        <w:rPr>
          <w:b/>
          <w:bCs/>
          <w:noProof/>
        </w:rPr>
      </w:sdtEndPr>
      <w:sdtContent>
        <w:p w14:paraId="5DA1E76A" w14:textId="37F1ECCA" w:rsidR="00A46D95" w:rsidRDefault="00A46D95" w:rsidP="00453798">
          <w:pPr>
            <w:pStyle w:val="TOCHeading"/>
            <w:jc w:val="center"/>
          </w:pPr>
          <w:r>
            <w:t>Table of Contents</w:t>
          </w:r>
        </w:p>
        <w:p w14:paraId="71CD63CF" w14:textId="77777777" w:rsidR="00453798" w:rsidRPr="00453798" w:rsidRDefault="00453798" w:rsidP="00453798"/>
        <w:p w14:paraId="61D3BC05" w14:textId="7D10CC47" w:rsidR="005B05F2" w:rsidRDefault="00A46D95">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r w:rsidRPr="00C50BD2">
            <w:rPr>
              <w:rFonts w:ascii="Calibri" w:hAnsi="Calibri" w:cs="Calibri"/>
              <w:sz w:val="22"/>
              <w:szCs w:val="22"/>
            </w:rPr>
            <w:fldChar w:fldCharType="begin"/>
          </w:r>
          <w:r w:rsidRPr="00C50BD2">
            <w:rPr>
              <w:rFonts w:ascii="Calibri" w:hAnsi="Calibri" w:cs="Calibri"/>
              <w:sz w:val="22"/>
              <w:szCs w:val="22"/>
            </w:rPr>
            <w:instrText xml:space="preserve"> TOC \o "1-3" \h \z \u </w:instrText>
          </w:r>
          <w:r w:rsidRPr="00C50BD2">
            <w:rPr>
              <w:rFonts w:ascii="Calibri" w:hAnsi="Calibri" w:cs="Calibri"/>
              <w:sz w:val="22"/>
              <w:szCs w:val="22"/>
            </w:rPr>
            <w:fldChar w:fldCharType="separate"/>
          </w:r>
          <w:hyperlink w:anchor="_Toc216709716" w:history="1">
            <w:r w:rsidR="005B05F2" w:rsidRPr="00CB4817">
              <w:rPr>
                <w:rStyle w:val="Hyperlink"/>
                <w:rFonts w:ascii="Calibri" w:hAnsi="Calibri" w:cs="Calibri"/>
                <w:noProof/>
              </w:rPr>
              <w:t>1.</w:t>
            </w:r>
            <w:r w:rsidR="005B05F2">
              <w:rPr>
                <w:rFonts w:asciiTheme="minorHAnsi" w:eastAsiaTheme="minorEastAsia" w:hAnsiTheme="minorHAnsi" w:cstheme="minorBidi"/>
                <w:noProof/>
                <w:kern w:val="2"/>
                <w:lang w:val="en-GB" w:eastAsia="en-GB"/>
                <w14:ligatures w14:val="standardContextual"/>
              </w:rPr>
              <w:tab/>
            </w:r>
            <w:r w:rsidR="005B05F2" w:rsidRPr="00CB4817">
              <w:rPr>
                <w:rStyle w:val="Hyperlink"/>
                <w:rFonts w:ascii="Calibri" w:hAnsi="Calibri" w:cs="Calibri"/>
                <w:noProof/>
              </w:rPr>
              <w:t>Introduction</w:t>
            </w:r>
            <w:r w:rsidR="005B05F2">
              <w:rPr>
                <w:noProof/>
                <w:webHidden/>
              </w:rPr>
              <w:tab/>
            </w:r>
            <w:r w:rsidR="005B05F2">
              <w:rPr>
                <w:noProof/>
                <w:webHidden/>
              </w:rPr>
              <w:fldChar w:fldCharType="begin"/>
            </w:r>
            <w:r w:rsidR="005B05F2">
              <w:rPr>
                <w:noProof/>
                <w:webHidden/>
              </w:rPr>
              <w:instrText xml:space="preserve"> PAGEREF _Toc216709716 \h </w:instrText>
            </w:r>
            <w:r w:rsidR="005B05F2">
              <w:rPr>
                <w:noProof/>
                <w:webHidden/>
              </w:rPr>
            </w:r>
            <w:r w:rsidR="005B05F2">
              <w:rPr>
                <w:noProof/>
                <w:webHidden/>
              </w:rPr>
              <w:fldChar w:fldCharType="separate"/>
            </w:r>
            <w:r w:rsidR="00693010">
              <w:rPr>
                <w:noProof/>
                <w:webHidden/>
              </w:rPr>
              <w:t>3</w:t>
            </w:r>
            <w:r w:rsidR="005B05F2">
              <w:rPr>
                <w:noProof/>
                <w:webHidden/>
              </w:rPr>
              <w:fldChar w:fldCharType="end"/>
            </w:r>
          </w:hyperlink>
        </w:p>
        <w:p w14:paraId="12E0F000" w14:textId="3E3DF40C" w:rsidR="005B05F2" w:rsidRDefault="005B05F2">
          <w:pPr>
            <w:pStyle w:val="TOC3"/>
            <w:tabs>
              <w:tab w:val="left" w:pos="1200"/>
              <w:tab w:val="right" w:leader="dot" w:pos="9350"/>
            </w:tabs>
            <w:rPr>
              <w:rFonts w:asciiTheme="minorHAnsi" w:eastAsiaTheme="minorEastAsia" w:hAnsiTheme="minorHAnsi" w:cstheme="minorBidi"/>
              <w:noProof/>
              <w:kern w:val="2"/>
              <w:lang w:val="en-GB" w:eastAsia="en-GB"/>
              <w14:ligatures w14:val="standardContextual"/>
            </w:rPr>
          </w:pPr>
          <w:hyperlink w:anchor="_Toc216709717" w:history="1">
            <w:r w:rsidRPr="00CB4817">
              <w:rPr>
                <w:rStyle w:val="Hyperlink"/>
                <w:rFonts w:ascii="Calibri" w:hAnsi="Calibri" w:cs="Calibri"/>
                <w:noProof/>
              </w:rPr>
              <w:t>1.1</w:t>
            </w:r>
            <w:r>
              <w:rPr>
                <w:rFonts w:asciiTheme="minorHAnsi" w:eastAsiaTheme="minorEastAsia" w:hAnsiTheme="minorHAnsi" w:cstheme="minorBidi"/>
                <w:noProof/>
                <w:kern w:val="2"/>
                <w:lang w:val="en-GB" w:eastAsia="en-GB"/>
                <w14:ligatures w14:val="standardContextual"/>
              </w:rPr>
              <w:tab/>
            </w:r>
            <w:r w:rsidRPr="00CB4817">
              <w:rPr>
                <w:rStyle w:val="Hyperlink"/>
                <w:rFonts w:ascii="Calibri" w:hAnsi="Calibri" w:cs="Calibri"/>
                <w:noProof/>
              </w:rPr>
              <w:t>Goal of the document</w:t>
            </w:r>
            <w:r>
              <w:rPr>
                <w:noProof/>
                <w:webHidden/>
              </w:rPr>
              <w:tab/>
            </w:r>
            <w:r>
              <w:rPr>
                <w:noProof/>
                <w:webHidden/>
              </w:rPr>
              <w:fldChar w:fldCharType="begin"/>
            </w:r>
            <w:r>
              <w:rPr>
                <w:noProof/>
                <w:webHidden/>
              </w:rPr>
              <w:instrText xml:space="preserve"> PAGEREF _Toc216709717 \h </w:instrText>
            </w:r>
            <w:r>
              <w:rPr>
                <w:noProof/>
                <w:webHidden/>
              </w:rPr>
            </w:r>
            <w:r>
              <w:rPr>
                <w:noProof/>
                <w:webHidden/>
              </w:rPr>
              <w:fldChar w:fldCharType="separate"/>
            </w:r>
            <w:r w:rsidR="00693010">
              <w:rPr>
                <w:noProof/>
                <w:webHidden/>
              </w:rPr>
              <w:t>3</w:t>
            </w:r>
            <w:r>
              <w:rPr>
                <w:noProof/>
                <w:webHidden/>
              </w:rPr>
              <w:fldChar w:fldCharType="end"/>
            </w:r>
          </w:hyperlink>
        </w:p>
        <w:p w14:paraId="5A63DDDB" w14:textId="42D383B6" w:rsidR="005B05F2" w:rsidRDefault="005B05F2">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6709718" w:history="1">
            <w:r w:rsidRPr="00CB4817">
              <w:rPr>
                <w:rStyle w:val="Hyperlink"/>
                <w:rFonts w:ascii="Calibri" w:hAnsi="Calibri" w:cs="Calibri"/>
                <w:noProof/>
              </w:rPr>
              <w:t>2.</w:t>
            </w:r>
            <w:r>
              <w:rPr>
                <w:rFonts w:asciiTheme="minorHAnsi" w:eastAsiaTheme="minorEastAsia" w:hAnsiTheme="minorHAnsi" w:cstheme="minorBidi"/>
                <w:noProof/>
                <w:kern w:val="2"/>
                <w:lang w:val="en-GB" w:eastAsia="en-GB"/>
                <w14:ligatures w14:val="standardContextual"/>
              </w:rPr>
              <w:tab/>
            </w:r>
            <w:r w:rsidRPr="00CB4817">
              <w:rPr>
                <w:rStyle w:val="Hyperlink"/>
                <w:rFonts w:ascii="Calibri" w:hAnsi="Calibri" w:cs="Calibri"/>
                <w:noProof/>
              </w:rPr>
              <w:t>Scenario’s:</w:t>
            </w:r>
            <w:r>
              <w:rPr>
                <w:noProof/>
                <w:webHidden/>
              </w:rPr>
              <w:tab/>
            </w:r>
            <w:r>
              <w:rPr>
                <w:noProof/>
                <w:webHidden/>
              </w:rPr>
              <w:fldChar w:fldCharType="begin"/>
            </w:r>
            <w:r>
              <w:rPr>
                <w:noProof/>
                <w:webHidden/>
              </w:rPr>
              <w:instrText xml:space="preserve"> PAGEREF _Toc216709718 \h </w:instrText>
            </w:r>
            <w:r>
              <w:rPr>
                <w:noProof/>
                <w:webHidden/>
              </w:rPr>
            </w:r>
            <w:r>
              <w:rPr>
                <w:noProof/>
                <w:webHidden/>
              </w:rPr>
              <w:fldChar w:fldCharType="separate"/>
            </w:r>
            <w:r w:rsidR="00693010">
              <w:rPr>
                <w:noProof/>
                <w:webHidden/>
              </w:rPr>
              <w:t>4</w:t>
            </w:r>
            <w:r>
              <w:rPr>
                <w:noProof/>
                <w:webHidden/>
              </w:rPr>
              <w:fldChar w:fldCharType="end"/>
            </w:r>
          </w:hyperlink>
        </w:p>
        <w:p w14:paraId="4442FAB1" w14:textId="478FA48D" w:rsidR="005B05F2" w:rsidRDefault="005B05F2">
          <w:pPr>
            <w:pStyle w:val="TOC3"/>
            <w:tabs>
              <w:tab w:val="left" w:pos="1200"/>
              <w:tab w:val="right" w:leader="dot" w:pos="9350"/>
            </w:tabs>
            <w:rPr>
              <w:rFonts w:asciiTheme="minorHAnsi" w:eastAsiaTheme="minorEastAsia" w:hAnsiTheme="minorHAnsi" w:cstheme="minorBidi"/>
              <w:noProof/>
              <w:kern w:val="2"/>
              <w:lang w:val="en-GB" w:eastAsia="en-GB"/>
              <w14:ligatures w14:val="standardContextual"/>
            </w:rPr>
          </w:pPr>
          <w:hyperlink w:anchor="_Toc216709719" w:history="1">
            <w:r w:rsidRPr="00CB4817">
              <w:rPr>
                <w:rStyle w:val="Hyperlink"/>
                <w:rFonts w:ascii="Calibri" w:hAnsi="Calibri" w:cs="Calibri"/>
                <w:noProof/>
              </w:rPr>
              <w:t>2.1</w:t>
            </w:r>
            <w:r>
              <w:rPr>
                <w:rFonts w:asciiTheme="minorHAnsi" w:eastAsiaTheme="minorEastAsia" w:hAnsiTheme="minorHAnsi" w:cstheme="minorBidi"/>
                <w:noProof/>
                <w:kern w:val="2"/>
                <w:lang w:val="en-GB" w:eastAsia="en-GB"/>
                <w14:ligatures w14:val="standardContextual"/>
              </w:rPr>
              <w:tab/>
            </w:r>
            <w:r w:rsidRPr="00CB4817">
              <w:rPr>
                <w:rStyle w:val="Hyperlink"/>
                <w:rFonts w:ascii="Calibri" w:hAnsi="Calibri" w:cs="Calibri"/>
                <w:noProof/>
              </w:rPr>
              <w:t>Accepting/Refuse terms &amp; conditions &amp; privacy statement and selects a green recommendation</w:t>
            </w:r>
            <w:r>
              <w:rPr>
                <w:noProof/>
                <w:webHidden/>
              </w:rPr>
              <w:tab/>
            </w:r>
            <w:r>
              <w:rPr>
                <w:noProof/>
                <w:webHidden/>
              </w:rPr>
              <w:fldChar w:fldCharType="begin"/>
            </w:r>
            <w:r>
              <w:rPr>
                <w:noProof/>
                <w:webHidden/>
              </w:rPr>
              <w:instrText xml:space="preserve"> PAGEREF _Toc216709719 \h </w:instrText>
            </w:r>
            <w:r>
              <w:rPr>
                <w:noProof/>
                <w:webHidden/>
              </w:rPr>
            </w:r>
            <w:r>
              <w:rPr>
                <w:noProof/>
                <w:webHidden/>
              </w:rPr>
              <w:fldChar w:fldCharType="separate"/>
            </w:r>
            <w:r w:rsidR="00693010">
              <w:rPr>
                <w:noProof/>
                <w:webHidden/>
              </w:rPr>
              <w:t>4</w:t>
            </w:r>
            <w:r>
              <w:rPr>
                <w:noProof/>
                <w:webHidden/>
              </w:rPr>
              <w:fldChar w:fldCharType="end"/>
            </w:r>
          </w:hyperlink>
        </w:p>
        <w:p w14:paraId="589833DD" w14:textId="1862D78D"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0" w:history="1">
            <w:r w:rsidRPr="00CB4817">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_Toc216709720 \h </w:instrText>
            </w:r>
            <w:r>
              <w:rPr>
                <w:noProof/>
                <w:webHidden/>
              </w:rPr>
            </w:r>
            <w:r>
              <w:rPr>
                <w:noProof/>
                <w:webHidden/>
              </w:rPr>
              <w:fldChar w:fldCharType="separate"/>
            </w:r>
            <w:r w:rsidR="00693010">
              <w:rPr>
                <w:noProof/>
                <w:webHidden/>
              </w:rPr>
              <w:t>4</w:t>
            </w:r>
            <w:r>
              <w:rPr>
                <w:noProof/>
                <w:webHidden/>
              </w:rPr>
              <w:fldChar w:fldCharType="end"/>
            </w:r>
          </w:hyperlink>
        </w:p>
        <w:p w14:paraId="620A7DC6" w14:textId="0253C24F"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1" w:history="1">
            <w:r w:rsidRPr="00CB481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_Toc216709721 \h </w:instrText>
            </w:r>
            <w:r>
              <w:rPr>
                <w:noProof/>
                <w:webHidden/>
              </w:rPr>
            </w:r>
            <w:r>
              <w:rPr>
                <w:noProof/>
                <w:webHidden/>
              </w:rPr>
              <w:fldChar w:fldCharType="separate"/>
            </w:r>
            <w:r w:rsidR="00693010">
              <w:rPr>
                <w:noProof/>
                <w:webHidden/>
              </w:rPr>
              <w:t>4</w:t>
            </w:r>
            <w:r>
              <w:rPr>
                <w:noProof/>
                <w:webHidden/>
              </w:rPr>
              <w:fldChar w:fldCharType="end"/>
            </w:r>
          </w:hyperlink>
        </w:p>
        <w:p w14:paraId="478802A0" w14:textId="7E4C1178"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2" w:history="1">
            <w:r w:rsidRPr="00CB4817">
              <w:rPr>
                <w:rStyle w:val="Hyperlink"/>
                <w:rFonts w:ascii="Calibri" w:hAnsi="Calibri" w:cs="Calibri"/>
                <w:noProof/>
              </w:rPr>
              <w:t>Steps in the scenario</w:t>
            </w:r>
            <w:r>
              <w:rPr>
                <w:noProof/>
                <w:webHidden/>
              </w:rPr>
              <w:tab/>
            </w:r>
            <w:r>
              <w:rPr>
                <w:noProof/>
                <w:webHidden/>
              </w:rPr>
              <w:fldChar w:fldCharType="begin"/>
            </w:r>
            <w:r>
              <w:rPr>
                <w:noProof/>
                <w:webHidden/>
              </w:rPr>
              <w:instrText xml:space="preserve"> PAGEREF _Toc216709722 \h </w:instrText>
            </w:r>
            <w:r>
              <w:rPr>
                <w:noProof/>
                <w:webHidden/>
              </w:rPr>
            </w:r>
            <w:r>
              <w:rPr>
                <w:noProof/>
                <w:webHidden/>
              </w:rPr>
              <w:fldChar w:fldCharType="separate"/>
            </w:r>
            <w:r w:rsidR="00693010">
              <w:rPr>
                <w:noProof/>
                <w:webHidden/>
              </w:rPr>
              <w:t>4</w:t>
            </w:r>
            <w:r>
              <w:rPr>
                <w:noProof/>
                <w:webHidden/>
              </w:rPr>
              <w:fldChar w:fldCharType="end"/>
            </w:r>
          </w:hyperlink>
        </w:p>
        <w:p w14:paraId="47D98AF7" w14:textId="0E935BB1"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3" w:history="1">
            <w:r w:rsidRPr="00CB4817">
              <w:rPr>
                <w:rStyle w:val="Hyperlink"/>
                <w:rFonts w:ascii="Calibri" w:hAnsi="Calibri" w:cs="Calibri"/>
                <w:noProof/>
              </w:rPr>
              <w:t>Expected Outcome</w:t>
            </w:r>
            <w:r>
              <w:rPr>
                <w:noProof/>
                <w:webHidden/>
              </w:rPr>
              <w:tab/>
            </w:r>
            <w:r>
              <w:rPr>
                <w:noProof/>
                <w:webHidden/>
              </w:rPr>
              <w:fldChar w:fldCharType="begin"/>
            </w:r>
            <w:r>
              <w:rPr>
                <w:noProof/>
                <w:webHidden/>
              </w:rPr>
              <w:instrText xml:space="preserve"> PAGEREF _Toc216709723 \h </w:instrText>
            </w:r>
            <w:r>
              <w:rPr>
                <w:noProof/>
                <w:webHidden/>
              </w:rPr>
            </w:r>
            <w:r>
              <w:rPr>
                <w:noProof/>
                <w:webHidden/>
              </w:rPr>
              <w:fldChar w:fldCharType="separate"/>
            </w:r>
            <w:r w:rsidR="00693010">
              <w:rPr>
                <w:noProof/>
                <w:webHidden/>
              </w:rPr>
              <w:t>5</w:t>
            </w:r>
            <w:r>
              <w:rPr>
                <w:noProof/>
                <w:webHidden/>
              </w:rPr>
              <w:fldChar w:fldCharType="end"/>
            </w:r>
          </w:hyperlink>
        </w:p>
        <w:p w14:paraId="7FB51392" w14:textId="6CE9DEA4" w:rsidR="005B05F2" w:rsidRDefault="005B05F2">
          <w:pPr>
            <w:pStyle w:val="TOC3"/>
            <w:tabs>
              <w:tab w:val="left" w:pos="1200"/>
              <w:tab w:val="right" w:leader="dot" w:pos="9350"/>
            </w:tabs>
            <w:rPr>
              <w:rFonts w:asciiTheme="minorHAnsi" w:eastAsiaTheme="minorEastAsia" w:hAnsiTheme="minorHAnsi" w:cstheme="minorBidi"/>
              <w:noProof/>
              <w:kern w:val="2"/>
              <w:lang w:val="en-GB" w:eastAsia="en-GB"/>
              <w14:ligatures w14:val="standardContextual"/>
            </w:rPr>
          </w:pPr>
          <w:hyperlink w:anchor="_Toc216709724" w:history="1">
            <w:r w:rsidRPr="00CB4817">
              <w:rPr>
                <w:rStyle w:val="Hyperlink"/>
                <w:rFonts w:ascii="Calibri" w:hAnsi="Calibri" w:cs="Calibri"/>
                <w:noProof/>
              </w:rPr>
              <w:t>2.2</w:t>
            </w:r>
            <w:r>
              <w:rPr>
                <w:rFonts w:asciiTheme="minorHAnsi" w:eastAsiaTheme="minorEastAsia" w:hAnsiTheme="minorHAnsi" w:cstheme="minorBidi"/>
                <w:noProof/>
                <w:kern w:val="2"/>
                <w:lang w:val="en-GB" w:eastAsia="en-GB"/>
                <w14:ligatures w14:val="standardContextual"/>
              </w:rPr>
              <w:tab/>
            </w:r>
            <w:r w:rsidRPr="00CB4817">
              <w:rPr>
                <w:rStyle w:val="Hyperlink"/>
                <w:rFonts w:ascii="Calibri" w:hAnsi="Calibri" w:cs="Calibri"/>
                <w:noProof/>
              </w:rPr>
              <w:t>User selects a yellow recommendation</w:t>
            </w:r>
            <w:r>
              <w:rPr>
                <w:noProof/>
                <w:webHidden/>
              </w:rPr>
              <w:tab/>
            </w:r>
            <w:r>
              <w:rPr>
                <w:noProof/>
                <w:webHidden/>
              </w:rPr>
              <w:fldChar w:fldCharType="begin"/>
            </w:r>
            <w:r>
              <w:rPr>
                <w:noProof/>
                <w:webHidden/>
              </w:rPr>
              <w:instrText xml:space="preserve"> PAGEREF _Toc216709724 \h </w:instrText>
            </w:r>
            <w:r>
              <w:rPr>
                <w:noProof/>
                <w:webHidden/>
              </w:rPr>
            </w:r>
            <w:r>
              <w:rPr>
                <w:noProof/>
                <w:webHidden/>
              </w:rPr>
              <w:fldChar w:fldCharType="separate"/>
            </w:r>
            <w:r w:rsidR="00693010">
              <w:rPr>
                <w:noProof/>
                <w:webHidden/>
              </w:rPr>
              <w:t>6</w:t>
            </w:r>
            <w:r>
              <w:rPr>
                <w:noProof/>
                <w:webHidden/>
              </w:rPr>
              <w:fldChar w:fldCharType="end"/>
            </w:r>
          </w:hyperlink>
        </w:p>
        <w:p w14:paraId="60BCD32E" w14:textId="59B8645F"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5" w:history="1">
            <w:r w:rsidRPr="00CB4817">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_Toc216709725 \h </w:instrText>
            </w:r>
            <w:r>
              <w:rPr>
                <w:noProof/>
                <w:webHidden/>
              </w:rPr>
            </w:r>
            <w:r>
              <w:rPr>
                <w:noProof/>
                <w:webHidden/>
              </w:rPr>
              <w:fldChar w:fldCharType="separate"/>
            </w:r>
            <w:r w:rsidR="00693010">
              <w:rPr>
                <w:noProof/>
                <w:webHidden/>
              </w:rPr>
              <w:t>6</w:t>
            </w:r>
            <w:r>
              <w:rPr>
                <w:noProof/>
                <w:webHidden/>
              </w:rPr>
              <w:fldChar w:fldCharType="end"/>
            </w:r>
          </w:hyperlink>
        </w:p>
        <w:p w14:paraId="46FE7163" w14:textId="29D5649A"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6" w:history="1">
            <w:r w:rsidRPr="00CB481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_Toc216709726 \h </w:instrText>
            </w:r>
            <w:r>
              <w:rPr>
                <w:noProof/>
                <w:webHidden/>
              </w:rPr>
            </w:r>
            <w:r>
              <w:rPr>
                <w:noProof/>
                <w:webHidden/>
              </w:rPr>
              <w:fldChar w:fldCharType="separate"/>
            </w:r>
            <w:r w:rsidR="00693010">
              <w:rPr>
                <w:noProof/>
                <w:webHidden/>
              </w:rPr>
              <w:t>6</w:t>
            </w:r>
            <w:r>
              <w:rPr>
                <w:noProof/>
                <w:webHidden/>
              </w:rPr>
              <w:fldChar w:fldCharType="end"/>
            </w:r>
          </w:hyperlink>
        </w:p>
        <w:p w14:paraId="2A50CF76" w14:textId="473F21CF"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7" w:history="1">
            <w:r w:rsidRPr="00CB4817">
              <w:rPr>
                <w:rStyle w:val="Hyperlink"/>
                <w:rFonts w:ascii="Calibri" w:hAnsi="Calibri" w:cs="Calibri"/>
                <w:noProof/>
              </w:rPr>
              <w:t>Steps in the scenario</w:t>
            </w:r>
            <w:r>
              <w:rPr>
                <w:noProof/>
                <w:webHidden/>
              </w:rPr>
              <w:tab/>
            </w:r>
            <w:r>
              <w:rPr>
                <w:noProof/>
                <w:webHidden/>
              </w:rPr>
              <w:fldChar w:fldCharType="begin"/>
            </w:r>
            <w:r>
              <w:rPr>
                <w:noProof/>
                <w:webHidden/>
              </w:rPr>
              <w:instrText xml:space="preserve"> PAGEREF _Toc216709727 \h </w:instrText>
            </w:r>
            <w:r>
              <w:rPr>
                <w:noProof/>
                <w:webHidden/>
              </w:rPr>
            </w:r>
            <w:r>
              <w:rPr>
                <w:noProof/>
                <w:webHidden/>
              </w:rPr>
              <w:fldChar w:fldCharType="separate"/>
            </w:r>
            <w:r w:rsidR="00693010">
              <w:rPr>
                <w:noProof/>
                <w:webHidden/>
              </w:rPr>
              <w:t>6</w:t>
            </w:r>
            <w:r>
              <w:rPr>
                <w:noProof/>
                <w:webHidden/>
              </w:rPr>
              <w:fldChar w:fldCharType="end"/>
            </w:r>
          </w:hyperlink>
        </w:p>
        <w:p w14:paraId="7933BC4D" w14:textId="29A42AAF"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28" w:history="1">
            <w:r w:rsidRPr="00CB4817">
              <w:rPr>
                <w:rStyle w:val="Hyperlink"/>
                <w:rFonts w:ascii="Calibri" w:hAnsi="Calibri" w:cs="Calibri"/>
                <w:noProof/>
              </w:rPr>
              <w:t>Expected outcome</w:t>
            </w:r>
            <w:r>
              <w:rPr>
                <w:noProof/>
                <w:webHidden/>
              </w:rPr>
              <w:tab/>
            </w:r>
            <w:r>
              <w:rPr>
                <w:noProof/>
                <w:webHidden/>
              </w:rPr>
              <w:fldChar w:fldCharType="begin"/>
            </w:r>
            <w:r>
              <w:rPr>
                <w:noProof/>
                <w:webHidden/>
              </w:rPr>
              <w:instrText xml:space="preserve"> PAGEREF _Toc216709728 \h </w:instrText>
            </w:r>
            <w:r>
              <w:rPr>
                <w:noProof/>
                <w:webHidden/>
              </w:rPr>
            </w:r>
            <w:r>
              <w:rPr>
                <w:noProof/>
                <w:webHidden/>
              </w:rPr>
              <w:fldChar w:fldCharType="separate"/>
            </w:r>
            <w:r w:rsidR="00693010">
              <w:rPr>
                <w:noProof/>
                <w:webHidden/>
              </w:rPr>
              <w:t>7</w:t>
            </w:r>
            <w:r>
              <w:rPr>
                <w:noProof/>
                <w:webHidden/>
              </w:rPr>
              <w:fldChar w:fldCharType="end"/>
            </w:r>
          </w:hyperlink>
        </w:p>
        <w:p w14:paraId="50CBDF64" w14:textId="7D4474FE" w:rsidR="005B05F2" w:rsidRDefault="005B05F2">
          <w:pPr>
            <w:pStyle w:val="TOC3"/>
            <w:tabs>
              <w:tab w:val="left" w:pos="1200"/>
              <w:tab w:val="right" w:leader="dot" w:pos="9350"/>
            </w:tabs>
            <w:rPr>
              <w:rFonts w:asciiTheme="minorHAnsi" w:eastAsiaTheme="minorEastAsia" w:hAnsiTheme="minorHAnsi" w:cstheme="minorBidi"/>
              <w:noProof/>
              <w:kern w:val="2"/>
              <w:lang w:val="en-GB" w:eastAsia="en-GB"/>
              <w14:ligatures w14:val="standardContextual"/>
            </w:rPr>
          </w:pPr>
          <w:hyperlink w:anchor="_Toc216709729" w:history="1">
            <w:r w:rsidRPr="00CB4817">
              <w:rPr>
                <w:rStyle w:val="Hyperlink"/>
                <w:noProof/>
              </w:rPr>
              <w:t>2.3</w:t>
            </w:r>
            <w:r>
              <w:rPr>
                <w:rFonts w:asciiTheme="minorHAnsi" w:eastAsiaTheme="minorEastAsia" w:hAnsiTheme="minorHAnsi" w:cstheme="minorBidi"/>
                <w:noProof/>
                <w:kern w:val="2"/>
                <w:lang w:val="en-GB" w:eastAsia="en-GB"/>
                <w14:ligatures w14:val="standardContextual"/>
              </w:rPr>
              <w:tab/>
            </w:r>
            <w:r w:rsidRPr="00CB4817">
              <w:rPr>
                <w:rStyle w:val="Hyperlink"/>
                <w:noProof/>
              </w:rPr>
              <w:t>The user selects ‘andere/autre’</w:t>
            </w:r>
            <w:r>
              <w:rPr>
                <w:noProof/>
                <w:webHidden/>
              </w:rPr>
              <w:tab/>
            </w:r>
            <w:r>
              <w:rPr>
                <w:noProof/>
                <w:webHidden/>
              </w:rPr>
              <w:fldChar w:fldCharType="begin"/>
            </w:r>
            <w:r>
              <w:rPr>
                <w:noProof/>
                <w:webHidden/>
              </w:rPr>
              <w:instrText xml:space="preserve"> PAGEREF _Toc216709729 \h </w:instrText>
            </w:r>
            <w:r>
              <w:rPr>
                <w:noProof/>
                <w:webHidden/>
              </w:rPr>
            </w:r>
            <w:r>
              <w:rPr>
                <w:noProof/>
                <w:webHidden/>
              </w:rPr>
              <w:fldChar w:fldCharType="separate"/>
            </w:r>
            <w:r w:rsidR="00693010">
              <w:rPr>
                <w:noProof/>
                <w:webHidden/>
              </w:rPr>
              <w:t>8</w:t>
            </w:r>
            <w:r>
              <w:rPr>
                <w:noProof/>
                <w:webHidden/>
              </w:rPr>
              <w:fldChar w:fldCharType="end"/>
            </w:r>
          </w:hyperlink>
        </w:p>
        <w:p w14:paraId="3845DE43" w14:textId="7E10A4DD"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30" w:history="1">
            <w:r w:rsidRPr="00CB4817">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_Toc216709730 \h </w:instrText>
            </w:r>
            <w:r>
              <w:rPr>
                <w:noProof/>
                <w:webHidden/>
              </w:rPr>
            </w:r>
            <w:r>
              <w:rPr>
                <w:noProof/>
                <w:webHidden/>
              </w:rPr>
              <w:fldChar w:fldCharType="separate"/>
            </w:r>
            <w:r w:rsidR="00693010">
              <w:rPr>
                <w:noProof/>
                <w:webHidden/>
              </w:rPr>
              <w:t>8</w:t>
            </w:r>
            <w:r>
              <w:rPr>
                <w:noProof/>
                <w:webHidden/>
              </w:rPr>
              <w:fldChar w:fldCharType="end"/>
            </w:r>
          </w:hyperlink>
        </w:p>
        <w:p w14:paraId="6B6C8F7F" w14:textId="7000FF31"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31" w:history="1">
            <w:r w:rsidRPr="00CB481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_Toc216709731 \h </w:instrText>
            </w:r>
            <w:r>
              <w:rPr>
                <w:noProof/>
                <w:webHidden/>
              </w:rPr>
            </w:r>
            <w:r>
              <w:rPr>
                <w:noProof/>
                <w:webHidden/>
              </w:rPr>
              <w:fldChar w:fldCharType="separate"/>
            </w:r>
            <w:r w:rsidR="00693010">
              <w:rPr>
                <w:noProof/>
                <w:webHidden/>
              </w:rPr>
              <w:t>8</w:t>
            </w:r>
            <w:r>
              <w:rPr>
                <w:noProof/>
                <w:webHidden/>
              </w:rPr>
              <w:fldChar w:fldCharType="end"/>
            </w:r>
          </w:hyperlink>
        </w:p>
        <w:p w14:paraId="3EC9EF33" w14:textId="61EE6551"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32" w:history="1">
            <w:r w:rsidRPr="00CB4817">
              <w:rPr>
                <w:rStyle w:val="Hyperlink"/>
                <w:rFonts w:ascii="Calibri" w:hAnsi="Calibri" w:cs="Calibri"/>
                <w:noProof/>
              </w:rPr>
              <w:t>Steps in the scenario</w:t>
            </w:r>
            <w:r>
              <w:rPr>
                <w:noProof/>
                <w:webHidden/>
              </w:rPr>
              <w:tab/>
            </w:r>
            <w:r>
              <w:rPr>
                <w:noProof/>
                <w:webHidden/>
              </w:rPr>
              <w:fldChar w:fldCharType="begin"/>
            </w:r>
            <w:r>
              <w:rPr>
                <w:noProof/>
                <w:webHidden/>
              </w:rPr>
              <w:instrText xml:space="preserve"> PAGEREF _Toc216709732 \h </w:instrText>
            </w:r>
            <w:r>
              <w:rPr>
                <w:noProof/>
                <w:webHidden/>
              </w:rPr>
            </w:r>
            <w:r>
              <w:rPr>
                <w:noProof/>
                <w:webHidden/>
              </w:rPr>
              <w:fldChar w:fldCharType="separate"/>
            </w:r>
            <w:r w:rsidR="00693010">
              <w:rPr>
                <w:noProof/>
                <w:webHidden/>
              </w:rPr>
              <w:t>8</w:t>
            </w:r>
            <w:r>
              <w:rPr>
                <w:noProof/>
                <w:webHidden/>
              </w:rPr>
              <w:fldChar w:fldCharType="end"/>
            </w:r>
          </w:hyperlink>
        </w:p>
        <w:p w14:paraId="63EA5F4D" w14:textId="6AAA9F06" w:rsidR="005B05F2" w:rsidRDefault="005B05F2">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6709733" w:history="1">
            <w:r w:rsidRPr="00CB4817">
              <w:rPr>
                <w:rStyle w:val="Hyperlink"/>
                <w:rFonts w:ascii="Calibri" w:hAnsi="Calibri" w:cs="Calibri"/>
                <w:noProof/>
              </w:rPr>
              <w:t>Expected outcome</w:t>
            </w:r>
            <w:r>
              <w:rPr>
                <w:noProof/>
                <w:webHidden/>
              </w:rPr>
              <w:tab/>
            </w:r>
            <w:r>
              <w:rPr>
                <w:noProof/>
                <w:webHidden/>
              </w:rPr>
              <w:fldChar w:fldCharType="begin"/>
            </w:r>
            <w:r>
              <w:rPr>
                <w:noProof/>
                <w:webHidden/>
              </w:rPr>
              <w:instrText xml:space="preserve"> PAGEREF _Toc216709733 \h </w:instrText>
            </w:r>
            <w:r>
              <w:rPr>
                <w:noProof/>
                <w:webHidden/>
              </w:rPr>
            </w:r>
            <w:r>
              <w:rPr>
                <w:noProof/>
                <w:webHidden/>
              </w:rPr>
              <w:fldChar w:fldCharType="separate"/>
            </w:r>
            <w:r w:rsidR="00693010">
              <w:rPr>
                <w:noProof/>
                <w:webHidden/>
              </w:rPr>
              <w:t>8</w:t>
            </w:r>
            <w:r>
              <w:rPr>
                <w:noProof/>
                <w:webHidden/>
              </w:rPr>
              <w:fldChar w:fldCharType="end"/>
            </w:r>
          </w:hyperlink>
        </w:p>
        <w:p w14:paraId="2737BA88" w14:textId="6AD391AE" w:rsidR="00A46D95" w:rsidRDefault="00A46D95">
          <w:r w:rsidRPr="00C50BD2">
            <w:rPr>
              <w:rFonts w:ascii="Calibri" w:hAnsi="Calibri" w:cs="Calibri"/>
              <w:b/>
              <w:bCs/>
              <w:noProof/>
              <w:sz w:val="22"/>
              <w:szCs w:val="22"/>
            </w:rPr>
            <w:fldChar w:fldCharType="end"/>
          </w:r>
        </w:p>
      </w:sdtContent>
    </w:sdt>
    <w:p w14:paraId="107CFDF9" w14:textId="77777777" w:rsidR="00F659A0" w:rsidRDefault="00F659A0" w:rsidP="00450C0E">
      <w:pPr>
        <w:tabs>
          <w:tab w:val="left" w:pos="1720"/>
        </w:tabs>
      </w:pPr>
    </w:p>
    <w:p w14:paraId="4E06BC07" w14:textId="07820A2B" w:rsidR="00693010" w:rsidRDefault="00693010">
      <w:r>
        <w:br w:type="page"/>
      </w:r>
    </w:p>
    <w:p w14:paraId="22CCD9E8" w14:textId="24E6DA22" w:rsidR="00F659A0" w:rsidDel="00693010" w:rsidRDefault="00F659A0" w:rsidP="00450C0E">
      <w:pPr>
        <w:tabs>
          <w:tab w:val="left" w:pos="1720"/>
        </w:tabs>
        <w:rPr>
          <w:del w:id="0" w:author="Kevin Poilvache (RIZIV-INAMI)" w:date="2025-12-15T16:48:00Z" w16du:dateUtc="2025-12-15T15:48:00Z"/>
        </w:rPr>
      </w:pPr>
    </w:p>
    <w:p w14:paraId="0D8A31C1" w14:textId="10493EFD" w:rsidR="00221F66" w:rsidRDefault="00221F66" w:rsidP="00221F66">
      <w:pPr>
        <w:pStyle w:val="H2"/>
        <w:rPr>
          <w:rFonts w:ascii="Calibri" w:hAnsi="Calibri" w:cs="Calibri"/>
        </w:rPr>
      </w:pPr>
      <w:bookmarkStart w:id="1" w:name="_Toc193816541"/>
      <w:bookmarkStart w:id="2" w:name="_Toc216709716"/>
      <w:r w:rsidRPr="00A46D95">
        <w:rPr>
          <w:rFonts w:ascii="Calibri" w:hAnsi="Calibri" w:cs="Calibri"/>
        </w:rPr>
        <w:t>Introduction</w:t>
      </w:r>
      <w:bookmarkEnd w:id="1"/>
      <w:bookmarkEnd w:id="2"/>
    </w:p>
    <w:p w14:paraId="74F764C7" w14:textId="77777777" w:rsidR="009E17FE" w:rsidRDefault="009E17FE" w:rsidP="009E17FE"/>
    <w:p w14:paraId="4884371B" w14:textId="77777777" w:rsidR="009E17FE" w:rsidRPr="009E17FE" w:rsidRDefault="009E17FE" w:rsidP="009E17FE"/>
    <w:p w14:paraId="01AF0DE2" w14:textId="5767DE8C" w:rsidR="00221F66" w:rsidRDefault="00221F66" w:rsidP="00221F66">
      <w:pPr>
        <w:pStyle w:val="H3"/>
        <w:ind w:left="709" w:hanging="709"/>
        <w:rPr>
          <w:rFonts w:ascii="Calibri" w:hAnsi="Calibri" w:cs="Calibri"/>
        </w:rPr>
      </w:pPr>
      <w:bookmarkStart w:id="3" w:name="_Toc191487025"/>
      <w:bookmarkStart w:id="4" w:name="_Toc193816542"/>
      <w:bookmarkStart w:id="5" w:name="_Toc216709717"/>
      <w:r w:rsidRPr="00946FA6">
        <w:rPr>
          <w:rFonts w:ascii="Calibri" w:hAnsi="Calibri" w:cs="Calibri"/>
        </w:rPr>
        <w:t>Goal of the document</w:t>
      </w:r>
      <w:bookmarkEnd w:id="3"/>
      <w:bookmarkEnd w:id="4"/>
      <w:bookmarkEnd w:id="5"/>
    </w:p>
    <w:p w14:paraId="799B565A" w14:textId="77777777" w:rsidR="00946FA6" w:rsidRPr="00946FA6" w:rsidRDefault="00946FA6" w:rsidP="00946FA6"/>
    <w:p w14:paraId="41EA2882" w14:textId="168CD6EC" w:rsidR="0045245F" w:rsidRDefault="0045245F" w:rsidP="0045245F">
      <w:pPr>
        <w:spacing w:line="360" w:lineRule="auto"/>
        <w:jc w:val="both"/>
        <w:rPr>
          <w:rFonts w:ascii="Calibri" w:hAnsi="Calibri" w:cs="Calibri"/>
          <w:sz w:val="22"/>
          <w:szCs w:val="22"/>
          <w:lang w:eastAsia="en-GB"/>
        </w:rPr>
      </w:pPr>
      <w:r w:rsidRPr="00A2315D">
        <w:rPr>
          <w:rFonts w:ascii="Calibri" w:hAnsi="Calibri" w:cs="Calibri"/>
          <w:sz w:val="22"/>
          <w:szCs w:val="22"/>
          <w:lang w:eastAsia="en-GB"/>
        </w:rPr>
        <w:t xml:space="preserve">As part of the validation process, software integrators are required to demonstrate a set of key flows using the </w:t>
      </w:r>
      <w:proofErr w:type="spellStart"/>
      <w:r w:rsidR="00345907">
        <w:rPr>
          <w:rFonts w:ascii="Calibri" w:hAnsi="Calibri" w:cs="Calibri"/>
          <w:sz w:val="22"/>
          <w:szCs w:val="22"/>
          <w:lang w:eastAsia="en-GB"/>
        </w:rPr>
        <w:t>PSSab</w:t>
      </w:r>
      <w:proofErr w:type="spellEnd"/>
      <w:r w:rsidRPr="00A2315D">
        <w:rPr>
          <w:rFonts w:ascii="Calibri" w:hAnsi="Calibri" w:cs="Calibri"/>
          <w:sz w:val="22"/>
          <w:szCs w:val="22"/>
          <w:lang w:eastAsia="en-GB"/>
        </w:rPr>
        <w:t xml:space="preserve"> web components. The aim of the demo is to confirm that these components interact correctly and that redirections function as intended. While issues may still arise in the acceptance environment</w:t>
      </w:r>
      <w:r>
        <w:rPr>
          <w:rFonts w:ascii="Calibri" w:hAnsi="Calibri" w:cs="Calibri"/>
          <w:sz w:val="22"/>
          <w:szCs w:val="22"/>
          <w:lang w:eastAsia="en-GB"/>
        </w:rPr>
        <w:t xml:space="preserve">, they </w:t>
      </w:r>
      <w:r w:rsidRPr="00884782">
        <w:rPr>
          <w:rFonts w:ascii="Calibri" w:hAnsi="Calibri" w:cs="Calibri"/>
          <w:sz w:val="22"/>
          <w:szCs w:val="22"/>
          <w:lang w:eastAsia="en-GB"/>
        </w:rPr>
        <w:t>will not be considered during the evaluation. Any technical issues can be reported to</w:t>
      </w:r>
      <w:r>
        <w:rPr>
          <w:rFonts w:ascii="Calibri" w:hAnsi="Calibri" w:cs="Calibri"/>
          <w:sz w:val="22"/>
          <w:szCs w:val="22"/>
          <w:lang w:eastAsia="en-GB"/>
        </w:rPr>
        <w:t xml:space="preserve"> </w:t>
      </w:r>
      <w:hyperlink r:id="rId11" w:history="1">
        <w:r w:rsidRPr="006D2792">
          <w:rPr>
            <w:rStyle w:val="Hyperlink"/>
            <w:rFonts w:ascii="Calibri" w:hAnsi="Calibri" w:cs="Calibri"/>
            <w:sz w:val="22"/>
            <w:szCs w:val="22"/>
            <w:lang w:eastAsia="en-GB"/>
          </w:rPr>
          <w:t>integration-support@ehealth.fgov.be</w:t>
        </w:r>
      </w:hyperlink>
      <w:r w:rsidRPr="003A246F">
        <w:rPr>
          <w:rFonts w:ascii="Calibri" w:hAnsi="Calibri" w:cs="Calibri"/>
          <w:sz w:val="22"/>
          <w:szCs w:val="22"/>
          <w:lang w:eastAsia="en-GB"/>
        </w:rPr>
        <w:t>.</w:t>
      </w:r>
    </w:p>
    <w:p w14:paraId="4F20D486" w14:textId="77777777" w:rsidR="0045245F" w:rsidRDefault="0045245F" w:rsidP="0045245F">
      <w:pPr>
        <w:spacing w:line="360" w:lineRule="auto"/>
        <w:jc w:val="both"/>
        <w:rPr>
          <w:rFonts w:ascii="Calibri" w:hAnsi="Calibri" w:cs="Calibri"/>
          <w:sz w:val="22"/>
          <w:szCs w:val="22"/>
          <w:lang w:eastAsia="en-GB"/>
        </w:rPr>
      </w:pPr>
    </w:p>
    <w:p w14:paraId="0ED95D63" w14:textId="02A193EE" w:rsidR="00DF60EA" w:rsidRPr="0045245F" w:rsidRDefault="0045245F" w:rsidP="0045245F">
      <w:pPr>
        <w:spacing w:line="360" w:lineRule="auto"/>
        <w:jc w:val="both"/>
        <w:rPr>
          <w:rFonts w:ascii="Calibri" w:hAnsi="Calibri" w:cs="Calibri"/>
          <w:sz w:val="22"/>
          <w:szCs w:val="22"/>
          <w:lang w:eastAsia="en-GB"/>
        </w:rPr>
      </w:pPr>
      <w:r w:rsidRPr="00673815">
        <w:rPr>
          <w:rFonts w:ascii="Segoe UI Emoji" w:hAnsi="Segoe UI Emoji" w:cs="Segoe UI Emoji"/>
          <w:sz w:val="22"/>
          <w:szCs w:val="22"/>
          <w:lang w:eastAsia="en-GB"/>
        </w:rPr>
        <w:t>👉</w:t>
      </w:r>
      <w:r w:rsidRPr="00673815">
        <w:rPr>
          <w:rFonts w:ascii="Calibri" w:hAnsi="Calibri" w:cs="Calibri"/>
          <w:sz w:val="22"/>
          <w:szCs w:val="22"/>
          <w:lang w:eastAsia="en-GB"/>
        </w:rPr>
        <w:t xml:space="preserve"> </w:t>
      </w:r>
      <w:r w:rsidRPr="008940E2">
        <w:rPr>
          <w:rFonts w:ascii="Calibri" w:hAnsi="Calibri" w:cs="Calibri"/>
          <w:i/>
          <w:iCs/>
          <w:sz w:val="22"/>
          <w:szCs w:val="22"/>
          <w:lang w:eastAsia="en-GB"/>
        </w:rPr>
        <w:t>Each software integrator is expected to demonstrate only the flows for which their solution is responsible. For example, if an integrator provides a solution for prescribers, they will be asked to demonstrate only the prescriber’s flow. Other flows, such as those of the caregiver, that may need to be passed through during the scenario will not require demonstration, as responsibility remains strictly limited to the relevant scope</w:t>
      </w:r>
      <w:r w:rsidRPr="00673815">
        <w:rPr>
          <w:rFonts w:ascii="Calibri" w:hAnsi="Calibri" w:cs="Calibri"/>
          <w:i/>
          <w:iCs/>
          <w:sz w:val="22"/>
          <w:szCs w:val="22"/>
          <w:lang w:eastAsia="en-GB"/>
        </w:rPr>
        <w:t>.</w:t>
      </w:r>
      <w:bookmarkStart w:id="6" w:name="_Toc193816544"/>
      <w:bookmarkStart w:id="7" w:name="_Toc191487027"/>
      <w:r w:rsidR="00DF60EA">
        <w:rPr>
          <w:rFonts w:ascii="Calibri" w:hAnsi="Calibri" w:cs="Calibri"/>
        </w:rPr>
        <w:br w:type="page"/>
      </w:r>
    </w:p>
    <w:p w14:paraId="5871F8D6" w14:textId="61D408DC" w:rsidR="001E09DB" w:rsidRPr="00A46D95" w:rsidRDefault="00345907" w:rsidP="00814E87">
      <w:pPr>
        <w:pStyle w:val="H2"/>
        <w:rPr>
          <w:rFonts w:ascii="Calibri" w:hAnsi="Calibri" w:cs="Calibri"/>
        </w:rPr>
      </w:pPr>
      <w:bookmarkStart w:id="8" w:name="_Toc216709718"/>
      <w:bookmarkEnd w:id="6"/>
      <w:bookmarkEnd w:id="7"/>
      <w:r>
        <w:rPr>
          <w:rFonts w:ascii="Calibri" w:hAnsi="Calibri" w:cs="Calibri"/>
        </w:rPr>
        <w:lastRenderedPageBreak/>
        <w:t>Scenario’s:</w:t>
      </w:r>
      <w:bookmarkEnd w:id="8"/>
    </w:p>
    <w:p w14:paraId="738AABCE" w14:textId="77777777" w:rsidR="001E09DB" w:rsidRDefault="001E09DB" w:rsidP="00245EFA"/>
    <w:p w14:paraId="7085C79E" w14:textId="77777777" w:rsidR="00245EFA" w:rsidRPr="00245EFA" w:rsidRDefault="00245EFA" w:rsidP="00245EFA"/>
    <w:p w14:paraId="508EAD73" w14:textId="3E86F356" w:rsidR="00286FBE" w:rsidRPr="00A46D95" w:rsidRDefault="00345907" w:rsidP="00073DE2">
      <w:pPr>
        <w:pStyle w:val="H3"/>
        <w:ind w:right="-1130"/>
        <w:rPr>
          <w:rFonts w:ascii="Calibri" w:hAnsi="Calibri" w:cs="Calibri"/>
        </w:rPr>
      </w:pPr>
      <w:bookmarkStart w:id="9" w:name="_Toc216709719"/>
      <w:r>
        <w:rPr>
          <w:rFonts w:ascii="Calibri" w:hAnsi="Calibri" w:cs="Calibri"/>
        </w:rPr>
        <w:t xml:space="preserve">Accepting/Refuse </w:t>
      </w:r>
      <w:r w:rsidR="002E049F">
        <w:rPr>
          <w:rFonts w:ascii="Calibri" w:hAnsi="Calibri" w:cs="Calibri"/>
        </w:rPr>
        <w:t>terms &amp; conditions &amp; privacy statement</w:t>
      </w:r>
      <w:r w:rsidR="00D6688F">
        <w:rPr>
          <w:rFonts w:ascii="Calibri" w:hAnsi="Calibri" w:cs="Calibri"/>
        </w:rPr>
        <w:t xml:space="preserve"> and </w:t>
      </w:r>
      <w:r w:rsidR="00593E1C">
        <w:rPr>
          <w:rFonts w:ascii="Calibri" w:hAnsi="Calibri" w:cs="Calibri"/>
        </w:rPr>
        <w:t>selects</w:t>
      </w:r>
      <w:r w:rsidR="00D6688F">
        <w:rPr>
          <w:rFonts w:ascii="Calibri" w:hAnsi="Calibri" w:cs="Calibri"/>
        </w:rPr>
        <w:t xml:space="preserve"> a green recommendation</w:t>
      </w:r>
      <w:bookmarkEnd w:id="9"/>
    </w:p>
    <w:p w14:paraId="026ABDA1" w14:textId="77777777" w:rsidR="00A25F78" w:rsidRPr="00A46D95" w:rsidRDefault="00A25F78" w:rsidP="00A25F78">
      <w:pPr>
        <w:rPr>
          <w:rFonts w:ascii="Calibri" w:hAnsi="Calibri" w:cs="Calibri"/>
        </w:rPr>
      </w:pPr>
    </w:p>
    <w:p w14:paraId="3A2AC245" w14:textId="7EEEA742" w:rsidR="00073DE2" w:rsidRPr="00A46D95" w:rsidRDefault="00286FBE" w:rsidP="005D4916">
      <w:pPr>
        <w:pStyle w:val="Heading3"/>
        <w:spacing w:before="0"/>
        <w:rPr>
          <w:rFonts w:ascii="Calibri" w:hAnsi="Calibri" w:cs="Calibri"/>
          <w:u w:val="single"/>
        </w:rPr>
      </w:pPr>
      <w:bookmarkStart w:id="10" w:name="_Toc216709720"/>
      <w:r w:rsidRPr="00A46D95">
        <w:rPr>
          <w:rFonts w:ascii="Calibri" w:hAnsi="Calibri" w:cs="Calibri"/>
          <w:sz w:val="24"/>
          <w:szCs w:val="24"/>
          <w:u w:val="single"/>
        </w:rPr>
        <w:t>Objective</w:t>
      </w:r>
      <w:bookmarkEnd w:id="10"/>
    </w:p>
    <w:p w14:paraId="15818E7A" w14:textId="77777777" w:rsidR="00286FBE" w:rsidRPr="00A46D95" w:rsidRDefault="00286FBE" w:rsidP="00286FBE">
      <w:pPr>
        <w:rPr>
          <w:rFonts w:ascii="Calibri" w:hAnsi="Calibri" w:cs="Calibri"/>
        </w:rPr>
      </w:pPr>
    </w:p>
    <w:p w14:paraId="5DCA32CE" w14:textId="6F8E9346" w:rsidR="00483F65" w:rsidRPr="00A46D95" w:rsidRDefault="00345907" w:rsidP="00286FBE">
      <w:pPr>
        <w:rPr>
          <w:rFonts w:ascii="Calibri" w:hAnsi="Calibri" w:cs="Calibri"/>
          <w:sz w:val="22"/>
          <w:szCs w:val="22"/>
        </w:rPr>
      </w:pPr>
      <w:r>
        <w:rPr>
          <w:rFonts w:ascii="Calibri" w:hAnsi="Calibri" w:cs="Calibri"/>
          <w:sz w:val="22"/>
          <w:szCs w:val="22"/>
        </w:rPr>
        <w:t xml:space="preserve">To access the </w:t>
      </w:r>
      <w:proofErr w:type="spellStart"/>
      <w:r>
        <w:rPr>
          <w:rFonts w:ascii="Calibri" w:hAnsi="Calibri" w:cs="Calibri"/>
          <w:sz w:val="22"/>
          <w:szCs w:val="22"/>
        </w:rPr>
        <w:t>PSSab</w:t>
      </w:r>
      <w:proofErr w:type="spellEnd"/>
      <w:r>
        <w:rPr>
          <w:rFonts w:ascii="Calibri" w:hAnsi="Calibri" w:cs="Calibri"/>
          <w:sz w:val="22"/>
          <w:szCs w:val="22"/>
        </w:rPr>
        <w:t xml:space="preserve"> application the user has to accept terms and conditions, privacy statement &amp; consent for benchmarking</w:t>
      </w:r>
    </w:p>
    <w:p w14:paraId="7A8DE2F2" w14:textId="77777777" w:rsidR="00483F65" w:rsidRPr="00A46D95" w:rsidRDefault="00483F65" w:rsidP="00286FBE">
      <w:pPr>
        <w:rPr>
          <w:rFonts w:ascii="Calibri" w:hAnsi="Calibri" w:cs="Calibri"/>
          <w:sz w:val="22"/>
          <w:szCs w:val="22"/>
        </w:rPr>
      </w:pPr>
    </w:p>
    <w:p w14:paraId="32A75A21" w14:textId="04B2CEA4" w:rsidR="00483F65" w:rsidRPr="00A46D95" w:rsidRDefault="00483F65" w:rsidP="00483F65">
      <w:pPr>
        <w:pStyle w:val="Heading3"/>
        <w:rPr>
          <w:rFonts w:ascii="Calibri" w:hAnsi="Calibri" w:cs="Calibri"/>
          <w:sz w:val="24"/>
          <w:szCs w:val="24"/>
          <w:u w:val="single"/>
        </w:rPr>
      </w:pPr>
      <w:bookmarkStart w:id="11" w:name="_Toc216709721"/>
      <w:r w:rsidRPr="00A46D95">
        <w:rPr>
          <w:rFonts w:ascii="Calibri" w:hAnsi="Calibri" w:cs="Calibri"/>
          <w:sz w:val="24"/>
          <w:szCs w:val="24"/>
          <w:u w:val="single"/>
        </w:rPr>
        <w:t>Actors</w:t>
      </w:r>
      <w:bookmarkEnd w:id="11"/>
    </w:p>
    <w:p w14:paraId="7E996BFF" w14:textId="77777777" w:rsidR="008903E7" w:rsidRPr="00A46D95" w:rsidRDefault="008903E7" w:rsidP="008903E7">
      <w:pPr>
        <w:rPr>
          <w:rFonts w:ascii="Calibri" w:hAnsi="Calibri" w:cs="Calibri"/>
        </w:rPr>
      </w:pPr>
    </w:p>
    <w:p w14:paraId="070F7DE3" w14:textId="595A3362" w:rsidR="008903E7" w:rsidRPr="00A46D95" w:rsidRDefault="008903E7" w:rsidP="003D06F4">
      <w:pPr>
        <w:pStyle w:val="ListParagraph"/>
        <w:numPr>
          <w:ilvl w:val="0"/>
          <w:numId w:val="2"/>
        </w:numPr>
        <w:rPr>
          <w:rFonts w:ascii="Calibri" w:hAnsi="Calibri" w:cs="Calibri"/>
          <w:sz w:val="22"/>
          <w:szCs w:val="22"/>
        </w:rPr>
      </w:pPr>
      <w:r w:rsidRPr="00A46D95">
        <w:rPr>
          <w:rFonts w:ascii="Calibri" w:hAnsi="Calibri" w:cs="Calibri"/>
          <w:sz w:val="22"/>
          <w:szCs w:val="22"/>
        </w:rPr>
        <w:t>Prescriber</w:t>
      </w:r>
    </w:p>
    <w:p w14:paraId="263E740E" w14:textId="4BB4CC94" w:rsidR="008903E7" w:rsidRDefault="008903E7" w:rsidP="00345907">
      <w:pPr>
        <w:pStyle w:val="ListParagraph"/>
        <w:rPr>
          <w:rFonts w:ascii="Calibri" w:hAnsi="Calibri" w:cs="Calibri"/>
          <w:sz w:val="22"/>
          <w:szCs w:val="22"/>
        </w:rPr>
      </w:pPr>
    </w:p>
    <w:p w14:paraId="5A93C6B1" w14:textId="77777777" w:rsidR="005352B3" w:rsidRPr="005352B3" w:rsidRDefault="005352B3" w:rsidP="005352B3">
      <w:pPr>
        <w:pStyle w:val="ListParagraph"/>
        <w:rPr>
          <w:rFonts w:ascii="Calibri" w:hAnsi="Calibri" w:cs="Calibri"/>
          <w:sz w:val="22"/>
          <w:szCs w:val="22"/>
        </w:rPr>
      </w:pPr>
    </w:p>
    <w:p w14:paraId="5ACC41FE" w14:textId="5552EF66" w:rsidR="008903E7" w:rsidRPr="00A46D95" w:rsidRDefault="008903E7" w:rsidP="0057444E">
      <w:pPr>
        <w:pStyle w:val="Heading3"/>
        <w:ind w:left="-709" w:firstLine="709"/>
        <w:rPr>
          <w:rFonts w:ascii="Calibri" w:hAnsi="Calibri" w:cs="Calibri"/>
          <w:sz w:val="24"/>
          <w:szCs w:val="24"/>
          <w:u w:val="single"/>
        </w:rPr>
      </w:pPr>
      <w:bookmarkStart w:id="12" w:name="_Toc216709722"/>
      <w:r w:rsidRPr="00A46D95">
        <w:rPr>
          <w:rFonts w:ascii="Calibri" w:hAnsi="Calibri" w:cs="Calibri"/>
          <w:sz w:val="24"/>
          <w:szCs w:val="24"/>
          <w:u w:val="single"/>
        </w:rPr>
        <w:t>Steps in the scenario</w:t>
      </w:r>
      <w:bookmarkEnd w:id="12"/>
    </w:p>
    <w:p w14:paraId="796307D2" w14:textId="21D89C4A" w:rsidR="004F2C03" w:rsidRDefault="004F2C03" w:rsidP="00245EFA"/>
    <w:p w14:paraId="2956D4EB" w14:textId="0B7CA95D" w:rsidR="00D35774" w:rsidRPr="002E049F" w:rsidRDefault="00345907"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Login to the application</w:t>
      </w:r>
    </w:p>
    <w:p w14:paraId="6CBC38EA" w14:textId="3B528C5A" w:rsidR="002E049F" w:rsidRPr="00A46D95" w:rsidRDefault="002E049F"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User is logged in</w:t>
      </w:r>
    </w:p>
    <w:p w14:paraId="2E537EE1" w14:textId="487A1A3E" w:rsidR="00A25F78" w:rsidRPr="00A46D95" w:rsidRDefault="00A25F78" w:rsidP="00A25F78">
      <w:pPr>
        <w:pStyle w:val="ListParagraph"/>
        <w:ind w:left="0"/>
        <w:rPr>
          <w:rFonts w:ascii="Calibri" w:hAnsi="Calibri" w:cs="Calibri"/>
          <w:sz w:val="22"/>
          <w:szCs w:val="22"/>
          <w:lang w:val="en-GB"/>
        </w:rPr>
      </w:pPr>
    </w:p>
    <w:p w14:paraId="7EB7E06F" w14:textId="6B879483" w:rsidR="00D35774" w:rsidRPr="002E049F" w:rsidRDefault="00C2675A"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Accept</w:t>
      </w:r>
      <w:r w:rsidR="002E049F">
        <w:rPr>
          <w:rFonts w:ascii="Calibri" w:hAnsi="Calibri" w:cs="Calibri"/>
          <w:b/>
          <w:bCs/>
          <w:color w:val="0F4761" w:themeColor="accent1" w:themeShade="BF"/>
          <w:sz w:val="22"/>
          <w:szCs w:val="22"/>
          <w:lang w:val="en-GB"/>
        </w:rPr>
        <w:t xml:space="preserve"> user conditions &amp; privacy statement</w:t>
      </w:r>
    </w:p>
    <w:p w14:paraId="46983A27" w14:textId="6D73EDF2" w:rsidR="002E049F" w:rsidRDefault="50BC8BDD" w:rsidP="003D06F4">
      <w:pPr>
        <w:pStyle w:val="ListParagraph"/>
        <w:numPr>
          <w:ilvl w:val="0"/>
          <w:numId w:val="4"/>
        </w:numPr>
        <w:rPr>
          <w:rFonts w:ascii="Calibri" w:hAnsi="Calibri" w:cs="Calibri"/>
          <w:color w:val="0F4761" w:themeColor="accent1" w:themeShade="BF"/>
          <w:sz w:val="22"/>
          <w:szCs w:val="22"/>
          <w:lang w:val="en-GB"/>
        </w:rPr>
      </w:pPr>
      <w:r w:rsidRPr="06EF5DD0">
        <w:rPr>
          <w:rFonts w:ascii="Calibri" w:hAnsi="Calibri" w:cs="Calibri"/>
          <w:color w:val="0F4761" w:themeColor="accent1" w:themeShade="BF"/>
          <w:sz w:val="22"/>
          <w:szCs w:val="22"/>
          <w:lang w:val="en-GB"/>
        </w:rPr>
        <w:t>A popup is displayed asking t</w:t>
      </w:r>
      <w:r w:rsidR="31D78B3D" w:rsidRPr="06EF5DD0">
        <w:rPr>
          <w:rFonts w:ascii="Calibri" w:hAnsi="Calibri" w:cs="Calibri"/>
          <w:color w:val="0F4761" w:themeColor="accent1" w:themeShade="BF"/>
          <w:sz w:val="22"/>
          <w:szCs w:val="22"/>
          <w:lang w:val="en-GB"/>
        </w:rPr>
        <w:t xml:space="preserve">he user </w:t>
      </w:r>
      <w:r w:rsidRPr="06EF5DD0">
        <w:rPr>
          <w:rFonts w:ascii="Calibri" w:hAnsi="Calibri" w:cs="Calibri"/>
          <w:color w:val="0F4761" w:themeColor="accent1" w:themeShade="BF"/>
          <w:sz w:val="22"/>
          <w:szCs w:val="22"/>
          <w:lang w:val="en-GB"/>
        </w:rPr>
        <w:t xml:space="preserve">to </w:t>
      </w:r>
      <w:r w:rsidR="31D78B3D" w:rsidRPr="06EF5DD0">
        <w:rPr>
          <w:rFonts w:ascii="Calibri" w:hAnsi="Calibri" w:cs="Calibri"/>
          <w:color w:val="0F4761" w:themeColor="accent1" w:themeShade="BF"/>
          <w:sz w:val="22"/>
          <w:szCs w:val="22"/>
          <w:lang w:val="en-GB"/>
        </w:rPr>
        <w:t>accept the user conditions &amp; the privacy statement</w:t>
      </w:r>
      <w:r w:rsidR="5063892F" w:rsidRPr="06EF5DD0">
        <w:rPr>
          <w:rFonts w:ascii="Calibri" w:hAnsi="Calibri" w:cs="Calibri"/>
          <w:color w:val="0F4761" w:themeColor="accent1" w:themeShade="BF"/>
          <w:sz w:val="22"/>
          <w:szCs w:val="22"/>
          <w:lang w:val="en-GB"/>
        </w:rPr>
        <w:t>.</w:t>
      </w:r>
    </w:p>
    <w:p w14:paraId="7C7A1F58" w14:textId="7B788993" w:rsidR="00F61D5B" w:rsidRDefault="00F61D5B" w:rsidP="003D06F4">
      <w:pPr>
        <w:pStyle w:val="ListParagraph"/>
        <w:numPr>
          <w:ilvl w:val="0"/>
          <w:numId w:val="4"/>
        </w:numPr>
        <w:rPr>
          <w:rFonts w:ascii="Calibri" w:hAnsi="Calibri" w:cs="Calibri"/>
          <w:color w:val="0F4761" w:themeColor="accent1" w:themeShade="BF"/>
          <w:sz w:val="22"/>
          <w:szCs w:val="22"/>
        </w:rPr>
      </w:pPr>
      <w:r w:rsidRPr="203D15EC">
        <w:rPr>
          <w:rFonts w:ascii="Calibri" w:hAnsi="Calibri" w:cs="Calibri"/>
          <w:color w:val="0F4761" w:themeColor="accent1" w:themeShade="BF"/>
          <w:sz w:val="22"/>
          <w:szCs w:val="22"/>
        </w:rPr>
        <w:t>Accept the user conditions &amp; privacy statement and press ‘</w:t>
      </w:r>
      <w:proofErr w:type="spellStart"/>
      <w:r w:rsidR="0091109D">
        <w:rPr>
          <w:rFonts w:ascii="Calibri" w:hAnsi="Calibri" w:cs="Calibri"/>
          <w:color w:val="0F4761" w:themeColor="accent1" w:themeShade="BF"/>
          <w:sz w:val="22"/>
          <w:szCs w:val="22"/>
        </w:rPr>
        <w:t>registreren</w:t>
      </w:r>
      <w:proofErr w:type="spellEnd"/>
      <w:r w:rsidR="0091109D">
        <w:rPr>
          <w:rFonts w:ascii="Calibri" w:hAnsi="Calibri" w:cs="Calibri"/>
          <w:color w:val="0F4761" w:themeColor="accent1" w:themeShade="BF"/>
          <w:sz w:val="22"/>
          <w:szCs w:val="22"/>
        </w:rPr>
        <w:t>/</w:t>
      </w:r>
      <w:proofErr w:type="spellStart"/>
      <w:r w:rsidR="00E73B24">
        <w:rPr>
          <w:rFonts w:ascii="Calibri" w:hAnsi="Calibri" w:cs="Calibri"/>
          <w:color w:val="0F4761" w:themeColor="accent1" w:themeShade="BF"/>
          <w:sz w:val="22"/>
          <w:szCs w:val="22"/>
        </w:rPr>
        <w:t>s’</w:t>
      </w:r>
      <w:r w:rsidR="0091109D">
        <w:rPr>
          <w:rFonts w:ascii="Calibri" w:hAnsi="Calibri" w:cs="Calibri"/>
          <w:color w:val="0F4761" w:themeColor="accent1" w:themeShade="BF"/>
          <w:sz w:val="22"/>
          <w:szCs w:val="22"/>
        </w:rPr>
        <w:t>enregistrer</w:t>
      </w:r>
      <w:proofErr w:type="spellEnd"/>
      <w:r w:rsidRPr="203D15EC">
        <w:rPr>
          <w:rFonts w:ascii="Calibri" w:hAnsi="Calibri" w:cs="Calibri"/>
          <w:color w:val="0F4761" w:themeColor="accent1" w:themeShade="BF"/>
          <w:sz w:val="22"/>
          <w:szCs w:val="22"/>
        </w:rPr>
        <w:t>’.</w:t>
      </w:r>
    </w:p>
    <w:p w14:paraId="25AABF27" w14:textId="1F25E3D4" w:rsidR="002E049F" w:rsidRPr="002E049F" w:rsidRDefault="002E049F" w:rsidP="002E049F">
      <w:pPr>
        <w:ind w:left="720"/>
        <w:rPr>
          <w:rFonts w:ascii="Calibri" w:hAnsi="Calibri" w:cs="Calibri"/>
          <w:color w:val="0F4761" w:themeColor="accent1" w:themeShade="BF"/>
          <w:sz w:val="22"/>
          <w:szCs w:val="22"/>
          <w:lang w:val="en-GB"/>
        </w:rPr>
      </w:pPr>
    </w:p>
    <w:p w14:paraId="63E177C5" w14:textId="084129E3" w:rsidR="002E049F" w:rsidRPr="002E049F" w:rsidRDefault="00D6688F"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An introduction popup is displayed</w:t>
      </w:r>
    </w:p>
    <w:p w14:paraId="5BBCA438" w14:textId="5D5C49EE" w:rsidR="002E049F" w:rsidRPr="00A46D95" w:rsidRDefault="006A4021"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A</w:t>
      </w:r>
      <w:r w:rsidR="00D6688F">
        <w:rPr>
          <w:rFonts w:ascii="Calibri" w:hAnsi="Calibri" w:cs="Calibri"/>
          <w:color w:val="0F4761" w:themeColor="accent1" w:themeShade="BF"/>
          <w:sz w:val="22"/>
          <w:szCs w:val="22"/>
          <w:lang w:val="en-GB"/>
        </w:rPr>
        <w:t xml:space="preserve"> popup shows how to use the </w:t>
      </w:r>
      <w:proofErr w:type="spellStart"/>
      <w:r w:rsidR="00D6688F">
        <w:rPr>
          <w:rFonts w:ascii="Calibri" w:hAnsi="Calibri" w:cs="Calibri"/>
          <w:color w:val="0F4761" w:themeColor="accent1" w:themeShade="BF"/>
          <w:sz w:val="22"/>
          <w:szCs w:val="22"/>
          <w:lang w:val="en-GB"/>
        </w:rPr>
        <w:t>PSSab</w:t>
      </w:r>
      <w:proofErr w:type="spellEnd"/>
      <w:r w:rsidR="00D6688F">
        <w:rPr>
          <w:rFonts w:ascii="Calibri" w:hAnsi="Calibri" w:cs="Calibri"/>
          <w:color w:val="0F4761" w:themeColor="accent1" w:themeShade="BF"/>
          <w:sz w:val="22"/>
          <w:szCs w:val="22"/>
          <w:lang w:val="en-GB"/>
        </w:rPr>
        <w:t xml:space="preserve"> application, press the ‘</w:t>
      </w:r>
      <w:proofErr w:type="spellStart"/>
      <w:r w:rsidR="00F61D5B">
        <w:rPr>
          <w:rFonts w:ascii="Calibri" w:hAnsi="Calibri" w:cs="Calibri"/>
          <w:color w:val="0F4761" w:themeColor="accent1" w:themeShade="BF"/>
          <w:sz w:val="22"/>
          <w:szCs w:val="22"/>
          <w:lang w:val="en-GB"/>
        </w:rPr>
        <w:t>volgende</w:t>
      </w:r>
      <w:proofErr w:type="spellEnd"/>
      <w:r w:rsidR="003C32BF">
        <w:rPr>
          <w:rFonts w:ascii="Calibri" w:hAnsi="Calibri" w:cs="Calibri"/>
          <w:color w:val="0F4761" w:themeColor="accent1" w:themeShade="BF"/>
          <w:sz w:val="22"/>
          <w:szCs w:val="22"/>
          <w:lang w:val="en-GB"/>
        </w:rPr>
        <w:t>/</w:t>
      </w:r>
      <w:proofErr w:type="spellStart"/>
      <w:r w:rsidR="003C32BF">
        <w:rPr>
          <w:rFonts w:ascii="Calibri" w:hAnsi="Calibri" w:cs="Calibri"/>
          <w:color w:val="0F4761" w:themeColor="accent1" w:themeShade="BF"/>
          <w:sz w:val="22"/>
          <w:szCs w:val="22"/>
          <w:lang w:val="en-GB"/>
        </w:rPr>
        <w:t>suivant</w:t>
      </w:r>
      <w:proofErr w:type="spellEnd"/>
      <w:r w:rsidR="00F61D5B">
        <w:rPr>
          <w:rFonts w:ascii="Calibri" w:hAnsi="Calibri" w:cs="Calibri"/>
          <w:color w:val="0F4761" w:themeColor="accent1" w:themeShade="BF"/>
          <w:sz w:val="22"/>
          <w:szCs w:val="22"/>
          <w:lang w:val="en-GB"/>
        </w:rPr>
        <w:t>’</w:t>
      </w:r>
      <w:r w:rsidR="00D6688F">
        <w:rPr>
          <w:rFonts w:ascii="Calibri" w:hAnsi="Calibri" w:cs="Calibri"/>
          <w:color w:val="0F4761" w:themeColor="accent1" w:themeShade="BF"/>
          <w:sz w:val="22"/>
          <w:szCs w:val="22"/>
          <w:lang w:val="en-GB"/>
        </w:rPr>
        <w:t xml:space="preserve"> button and the ‘</w:t>
      </w:r>
      <w:proofErr w:type="spellStart"/>
      <w:r w:rsidR="009045E0">
        <w:rPr>
          <w:rFonts w:ascii="Calibri" w:hAnsi="Calibri" w:cs="Calibri"/>
          <w:color w:val="0F4761" w:themeColor="accent1" w:themeShade="BF"/>
          <w:sz w:val="22"/>
          <w:szCs w:val="22"/>
          <w:lang w:val="en-GB"/>
        </w:rPr>
        <w:t>overslaan</w:t>
      </w:r>
      <w:proofErr w:type="spellEnd"/>
      <w:r w:rsidR="003C32BF">
        <w:rPr>
          <w:rFonts w:ascii="Calibri" w:hAnsi="Calibri" w:cs="Calibri"/>
          <w:color w:val="0F4761" w:themeColor="accent1" w:themeShade="BF"/>
          <w:sz w:val="22"/>
          <w:szCs w:val="22"/>
          <w:lang w:val="en-GB"/>
        </w:rPr>
        <w:t>/passer</w:t>
      </w:r>
      <w:r w:rsidR="00F61D5B">
        <w:rPr>
          <w:rFonts w:ascii="Calibri" w:hAnsi="Calibri" w:cs="Calibri"/>
          <w:color w:val="0F4761" w:themeColor="accent1" w:themeShade="BF"/>
          <w:sz w:val="22"/>
          <w:szCs w:val="22"/>
          <w:lang w:val="en-GB"/>
        </w:rPr>
        <w:t>’</w:t>
      </w:r>
      <w:r w:rsidR="00D6688F">
        <w:rPr>
          <w:rFonts w:ascii="Calibri" w:hAnsi="Calibri" w:cs="Calibri"/>
          <w:color w:val="0F4761" w:themeColor="accent1" w:themeShade="BF"/>
          <w:sz w:val="22"/>
          <w:szCs w:val="22"/>
          <w:lang w:val="en-GB"/>
        </w:rPr>
        <w:t xml:space="preserve"> button on the final page.</w:t>
      </w:r>
    </w:p>
    <w:p w14:paraId="1949890D" w14:textId="77777777" w:rsidR="002E049F" w:rsidRDefault="002E049F" w:rsidP="002E049F">
      <w:pPr>
        <w:rPr>
          <w:rFonts w:ascii="Calibri" w:hAnsi="Calibri" w:cs="Calibri"/>
          <w:color w:val="0F4761" w:themeColor="accent1" w:themeShade="BF"/>
          <w:sz w:val="22"/>
          <w:szCs w:val="22"/>
          <w:lang w:val="en-GB"/>
        </w:rPr>
      </w:pPr>
    </w:p>
    <w:p w14:paraId="50DA1F1D" w14:textId="77777777" w:rsidR="00D6688F" w:rsidRPr="002E049F" w:rsidRDefault="00D6688F"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On the ‘manage profile’ page the user revokes his consent</w:t>
      </w:r>
    </w:p>
    <w:p w14:paraId="323BFFC0" w14:textId="65EA1AEB" w:rsidR="00F61D5B" w:rsidRPr="00F61D5B" w:rsidRDefault="00F61D5B" w:rsidP="003D06F4">
      <w:pPr>
        <w:pStyle w:val="ListParagraph"/>
        <w:numPr>
          <w:ilvl w:val="0"/>
          <w:numId w:val="4"/>
        </w:numPr>
        <w:rPr>
          <w:rFonts w:ascii="Calibri" w:hAnsi="Calibri" w:cs="Calibri"/>
          <w:color w:val="0F4761" w:themeColor="accent1" w:themeShade="BF"/>
          <w:sz w:val="22"/>
          <w:szCs w:val="22"/>
          <w:lang w:val="en-GB"/>
        </w:rPr>
      </w:pPr>
      <w:r w:rsidRPr="00F61D5B">
        <w:rPr>
          <w:rFonts w:ascii="Calibri" w:hAnsi="Calibri" w:cs="Calibri"/>
          <w:color w:val="0F4761" w:themeColor="accent1" w:themeShade="BF"/>
          <w:sz w:val="22"/>
          <w:szCs w:val="22"/>
          <w:lang w:val="en-GB"/>
        </w:rPr>
        <w:t>On the ‘</w:t>
      </w:r>
      <w:proofErr w:type="spellStart"/>
      <w:r w:rsidR="009D1A44">
        <w:rPr>
          <w:rFonts w:ascii="Calibri" w:hAnsi="Calibri" w:cs="Calibri"/>
          <w:color w:val="0F4761" w:themeColor="accent1" w:themeShade="BF"/>
          <w:sz w:val="22"/>
          <w:szCs w:val="22"/>
          <w:lang w:val="en-GB"/>
        </w:rPr>
        <w:t>Profiel</w:t>
      </w:r>
      <w:proofErr w:type="spellEnd"/>
      <w:r w:rsidR="009D1A44">
        <w:rPr>
          <w:rFonts w:ascii="Calibri" w:hAnsi="Calibri" w:cs="Calibri"/>
          <w:color w:val="0F4761" w:themeColor="accent1" w:themeShade="BF"/>
          <w:sz w:val="22"/>
          <w:szCs w:val="22"/>
          <w:lang w:val="en-GB"/>
        </w:rPr>
        <w:t xml:space="preserve"> </w:t>
      </w:r>
      <w:proofErr w:type="spellStart"/>
      <w:r w:rsidR="009D1A44">
        <w:rPr>
          <w:rFonts w:ascii="Calibri" w:hAnsi="Calibri" w:cs="Calibri"/>
          <w:color w:val="0F4761" w:themeColor="accent1" w:themeShade="BF"/>
          <w:sz w:val="22"/>
          <w:szCs w:val="22"/>
          <w:lang w:val="en-GB"/>
        </w:rPr>
        <w:t>beheren</w:t>
      </w:r>
      <w:proofErr w:type="spellEnd"/>
      <w:r w:rsidR="003C32BF">
        <w:rPr>
          <w:rFonts w:ascii="Calibri" w:hAnsi="Calibri" w:cs="Calibri"/>
          <w:color w:val="0F4761" w:themeColor="accent1" w:themeShade="BF"/>
          <w:sz w:val="22"/>
          <w:szCs w:val="22"/>
          <w:lang w:val="en-GB"/>
        </w:rPr>
        <w:t>/</w:t>
      </w:r>
      <w:proofErr w:type="spellStart"/>
      <w:r w:rsidR="003C32BF">
        <w:rPr>
          <w:rFonts w:ascii="Calibri" w:hAnsi="Calibri" w:cs="Calibri"/>
          <w:color w:val="0F4761" w:themeColor="accent1" w:themeShade="BF"/>
          <w:sz w:val="22"/>
          <w:szCs w:val="22"/>
          <w:lang w:val="en-GB"/>
        </w:rPr>
        <w:t>gérer</w:t>
      </w:r>
      <w:proofErr w:type="spellEnd"/>
      <w:r w:rsidR="003C32BF">
        <w:rPr>
          <w:rFonts w:ascii="Calibri" w:hAnsi="Calibri" w:cs="Calibri"/>
          <w:color w:val="0F4761" w:themeColor="accent1" w:themeShade="BF"/>
          <w:sz w:val="22"/>
          <w:szCs w:val="22"/>
          <w:lang w:val="en-GB"/>
        </w:rPr>
        <w:t xml:space="preserve"> le </w:t>
      </w:r>
      <w:proofErr w:type="spellStart"/>
      <w:r w:rsidR="003C32BF">
        <w:rPr>
          <w:rFonts w:ascii="Calibri" w:hAnsi="Calibri" w:cs="Calibri"/>
          <w:color w:val="0F4761" w:themeColor="accent1" w:themeShade="BF"/>
          <w:sz w:val="22"/>
          <w:szCs w:val="22"/>
          <w:lang w:val="en-GB"/>
        </w:rPr>
        <w:t>profil</w:t>
      </w:r>
      <w:proofErr w:type="spellEnd"/>
      <w:r w:rsidRPr="00F61D5B">
        <w:rPr>
          <w:rFonts w:ascii="Calibri" w:hAnsi="Calibri" w:cs="Calibri"/>
          <w:color w:val="0F4761" w:themeColor="accent1" w:themeShade="BF"/>
          <w:sz w:val="22"/>
          <w:szCs w:val="22"/>
          <w:lang w:val="en-GB"/>
        </w:rPr>
        <w:t xml:space="preserve">’ page the user presses the ‘Ik ga </w:t>
      </w:r>
      <w:proofErr w:type="spellStart"/>
      <w:r w:rsidRPr="00F61D5B">
        <w:rPr>
          <w:rFonts w:ascii="Calibri" w:hAnsi="Calibri" w:cs="Calibri"/>
          <w:color w:val="0F4761" w:themeColor="accent1" w:themeShade="BF"/>
          <w:sz w:val="22"/>
          <w:szCs w:val="22"/>
          <w:lang w:val="en-GB"/>
        </w:rPr>
        <w:t>niet</w:t>
      </w:r>
      <w:proofErr w:type="spellEnd"/>
      <w:r w:rsidRPr="00F61D5B">
        <w:rPr>
          <w:rFonts w:ascii="Calibri" w:hAnsi="Calibri" w:cs="Calibri"/>
          <w:color w:val="0F4761" w:themeColor="accent1" w:themeShade="BF"/>
          <w:sz w:val="22"/>
          <w:szCs w:val="22"/>
          <w:lang w:val="en-GB"/>
        </w:rPr>
        <w:t xml:space="preserve"> </w:t>
      </w:r>
      <w:proofErr w:type="spellStart"/>
      <w:r w:rsidRPr="00F61D5B">
        <w:rPr>
          <w:rFonts w:ascii="Calibri" w:hAnsi="Calibri" w:cs="Calibri"/>
          <w:color w:val="0F4761" w:themeColor="accent1" w:themeShade="BF"/>
          <w:sz w:val="22"/>
          <w:szCs w:val="22"/>
          <w:lang w:val="en-GB"/>
        </w:rPr>
        <w:t>akkoord</w:t>
      </w:r>
      <w:proofErr w:type="spellEnd"/>
      <w:r w:rsidRPr="00F61D5B">
        <w:rPr>
          <w:rFonts w:ascii="Calibri" w:hAnsi="Calibri" w:cs="Calibri"/>
          <w:color w:val="0F4761" w:themeColor="accent1" w:themeShade="BF"/>
          <w:sz w:val="22"/>
          <w:szCs w:val="22"/>
          <w:lang w:val="en-GB"/>
        </w:rPr>
        <w:t xml:space="preserve"> met </w:t>
      </w:r>
      <w:proofErr w:type="spellStart"/>
      <w:r w:rsidRPr="00F61D5B">
        <w:rPr>
          <w:rFonts w:ascii="Calibri" w:hAnsi="Calibri" w:cs="Calibri"/>
          <w:color w:val="0F4761" w:themeColor="accent1" w:themeShade="BF"/>
          <w:sz w:val="22"/>
          <w:szCs w:val="22"/>
          <w:lang w:val="en-GB"/>
        </w:rPr>
        <w:t>deze</w:t>
      </w:r>
      <w:proofErr w:type="spellEnd"/>
      <w:r w:rsidRPr="00F61D5B">
        <w:rPr>
          <w:rFonts w:ascii="Calibri" w:hAnsi="Calibri" w:cs="Calibri"/>
          <w:color w:val="0F4761" w:themeColor="accent1" w:themeShade="BF"/>
          <w:sz w:val="22"/>
          <w:szCs w:val="22"/>
          <w:lang w:val="en-GB"/>
        </w:rPr>
        <w:t xml:space="preserve"> </w:t>
      </w:r>
      <w:proofErr w:type="spellStart"/>
      <w:r w:rsidRPr="00F61D5B">
        <w:rPr>
          <w:rFonts w:ascii="Calibri" w:hAnsi="Calibri" w:cs="Calibri"/>
          <w:color w:val="0F4761" w:themeColor="accent1" w:themeShade="BF"/>
          <w:sz w:val="22"/>
          <w:szCs w:val="22"/>
          <w:lang w:val="en-GB"/>
        </w:rPr>
        <w:t>gebruiksvoorwaarden</w:t>
      </w:r>
      <w:proofErr w:type="spellEnd"/>
      <w:r w:rsidRPr="00F61D5B">
        <w:rPr>
          <w:rFonts w:ascii="Calibri" w:hAnsi="Calibri" w:cs="Calibri"/>
          <w:color w:val="0F4761" w:themeColor="accent1" w:themeShade="BF"/>
          <w:sz w:val="22"/>
          <w:szCs w:val="22"/>
          <w:lang w:val="en-GB"/>
        </w:rPr>
        <w:t>’ and confirms the s</w:t>
      </w:r>
      <w:r>
        <w:rPr>
          <w:rFonts w:ascii="Calibri" w:hAnsi="Calibri" w:cs="Calibri"/>
          <w:color w:val="0F4761" w:themeColor="accent1" w:themeShade="BF"/>
          <w:sz w:val="22"/>
          <w:szCs w:val="22"/>
          <w:lang w:val="en-GB"/>
        </w:rPr>
        <w:t>election in the popup.</w:t>
      </w:r>
    </w:p>
    <w:p w14:paraId="5AE86B2F" w14:textId="36994D6C" w:rsidR="00D6688F" w:rsidRPr="00A46D95" w:rsidRDefault="00D6688F"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User is removed from the application and needs to login again.</w:t>
      </w:r>
    </w:p>
    <w:p w14:paraId="35D4B053" w14:textId="77777777" w:rsidR="00D6688F" w:rsidRDefault="00D6688F" w:rsidP="00D6688F">
      <w:pPr>
        <w:rPr>
          <w:rFonts w:ascii="Calibri" w:hAnsi="Calibri" w:cs="Calibri"/>
          <w:color w:val="0F4761" w:themeColor="accent1" w:themeShade="BF"/>
          <w:sz w:val="22"/>
          <w:szCs w:val="22"/>
          <w:lang w:val="en-GB"/>
        </w:rPr>
      </w:pPr>
    </w:p>
    <w:p w14:paraId="3B7D2397" w14:textId="0049F9CA" w:rsidR="00D6688F" w:rsidRPr="002E049F" w:rsidRDefault="00D6688F"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Login to the application again</w:t>
      </w:r>
    </w:p>
    <w:p w14:paraId="4ACB1D9D" w14:textId="1FC93555" w:rsidR="00D6688F" w:rsidRPr="00A46D95" w:rsidRDefault="00D6688F"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The user sees the user conditions &amp; privacy popup again and accepts them.</w:t>
      </w:r>
    </w:p>
    <w:p w14:paraId="31006552" w14:textId="77777777" w:rsidR="00D6688F" w:rsidRDefault="00D6688F" w:rsidP="00D6688F">
      <w:pPr>
        <w:rPr>
          <w:rFonts w:ascii="Calibri" w:hAnsi="Calibri" w:cs="Calibri"/>
          <w:color w:val="0F4761" w:themeColor="accent1" w:themeShade="BF"/>
          <w:sz w:val="22"/>
          <w:szCs w:val="22"/>
          <w:lang w:val="en-GB"/>
        </w:rPr>
      </w:pPr>
    </w:p>
    <w:p w14:paraId="205B45B7" w14:textId="77777777" w:rsidR="00F61D5B" w:rsidRDefault="00F61D5B">
      <w:pPr>
        <w:rPr>
          <w:rFonts w:ascii="Calibri" w:hAnsi="Calibri" w:cs="Calibri"/>
          <w:b/>
          <w:bCs/>
          <w:color w:val="0F4761" w:themeColor="accent1" w:themeShade="BF"/>
          <w:sz w:val="22"/>
          <w:szCs w:val="22"/>
          <w:lang w:val="en-GB"/>
        </w:rPr>
      </w:pPr>
      <w:r>
        <w:rPr>
          <w:rFonts w:ascii="Calibri" w:hAnsi="Calibri" w:cs="Calibri"/>
          <w:b/>
          <w:bCs/>
          <w:color w:val="0F4761" w:themeColor="accent1" w:themeShade="BF"/>
          <w:sz w:val="22"/>
          <w:szCs w:val="22"/>
          <w:lang w:val="en-GB"/>
        </w:rPr>
        <w:br w:type="page"/>
      </w:r>
    </w:p>
    <w:p w14:paraId="773BC855" w14:textId="2654DAD1" w:rsidR="00D6688F" w:rsidRPr="002E049F" w:rsidRDefault="00D6688F"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lastRenderedPageBreak/>
        <w:t>Select an infection domain &amp; indications.</w:t>
      </w:r>
    </w:p>
    <w:p w14:paraId="4B8154BF" w14:textId="2D78C09F" w:rsidR="00D6688F" w:rsidRPr="00905613" w:rsidRDefault="00D6688F" w:rsidP="003D06F4">
      <w:pPr>
        <w:pStyle w:val="ListParagraph"/>
        <w:numPr>
          <w:ilvl w:val="0"/>
          <w:numId w:val="4"/>
        </w:numPr>
        <w:rPr>
          <w:rFonts w:ascii="Calibri" w:hAnsi="Calibri" w:cs="Calibri"/>
          <w:color w:val="0F4761" w:themeColor="accent1" w:themeShade="BF"/>
          <w:sz w:val="22"/>
          <w:szCs w:val="22"/>
          <w:lang w:val="fr-BE"/>
        </w:rPr>
      </w:pPr>
      <w:r>
        <w:rPr>
          <w:rFonts w:ascii="Calibri" w:hAnsi="Calibri" w:cs="Calibri"/>
          <w:color w:val="0F4761" w:themeColor="accent1" w:themeShade="BF"/>
          <w:sz w:val="22"/>
          <w:szCs w:val="22"/>
          <w:lang w:val="en-GB"/>
        </w:rPr>
        <w:t>The user selects an indication domain from the dropdown menu.</w:t>
      </w:r>
      <w:r w:rsidR="00F61D5B">
        <w:rPr>
          <w:rFonts w:ascii="Calibri" w:hAnsi="Calibri" w:cs="Calibri"/>
          <w:color w:val="0F4761" w:themeColor="accent1" w:themeShade="BF"/>
          <w:sz w:val="22"/>
          <w:szCs w:val="22"/>
          <w:lang w:val="en-GB"/>
        </w:rPr>
        <w:t xml:space="preserve"> </w:t>
      </w:r>
      <w:r w:rsidR="00F61D5B" w:rsidRPr="00905613">
        <w:rPr>
          <w:rFonts w:ascii="Calibri" w:hAnsi="Calibri" w:cs="Calibri"/>
          <w:color w:val="0F4761" w:themeColor="accent1" w:themeShade="BF"/>
          <w:sz w:val="22"/>
          <w:szCs w:val="22"/>
          <w:lang w:val="fr-BE"/>
        </w:rPr>
        <w:t>(ex. ‘</w:t>
      </w:r>
      <w:proofErr w:type="spellStart"/>
      <w:r w:rsidR="00F61D5B" w:rsidRPr="00905613">
        <w:rPr>
          <w:rFonts w:ascii="Calibri" w:hAnsi="Calibri" w:cs="Calibri"/>
          <w:color w:val="0F4761" w:themeColor="accent1" w:themeShade="BF"/>
          <w:sz w:val="22"/>
          <w:szCs w:val="22"/>
          <w:lang w:val="fr-BE"/>
        </w:rPr>
        <w:t>urogenitale</w:t>
      </w:r>
      <w:proofErr w:type="spellEnd"/>
      <w:r w:rsidR="00F61D5B" w:rsidRPr="00905613">
        <w:rPr>
          <w:rFonts w:ascii="Calibri" w:hAnsi="Calibri" w:cs="Calibri"/>
          <w:color w:val="0F4761" w:themeColor="accent1" w:themeShade="BF"/>
          <w:sz w:val="22"/>
          <w:szCs w:val="22"/>
          <w:lang w:val="fr-BE"/>
        </w:rPr>
        <w:t xml:space="preserve"> </w:t>
      </w:r>
      <w:proofErr w:type="spellStart"/>
      <w:r w:rsidR="00F61D5B" w:rsidRPr="00905613">
        <w:rPr>
          <w:rFonts w:ascii="Calibri" w:hAnsi="Calibri" w:cs="Calibri"/>
          <w:color w:val="0F4761" w:themeColor="accent1" w:themeShade="BF"/>
          <w:sz w:val="22"/>
          <w:szCs w:val="22"/>
          <w:lang w:val="fr-BE"/>
        </w:rPr>
        <w:t>infecties</w:t>
      </w:r>
      <w:proofErr w:type="spellEnd"/>
      <w:r w:rsidR="00F3711F" w:rsidRPr="00905613">
        <w:rPr>
          <w:rFonts w:ascii="Calibri" w:hAnsi="Calibri" w:cs="Calibri"/>
          <w:color w:val="0F4761" w:themeColor="accent1" w:themeShade="BF"/>
          <w:sz w:val="22"/>
          <w:szCs w:val="22"/>
          <w:lang w:val="fr-BE"/>
        </w:rPr>
        <w:t>/infections urogénitales</w:t>
      </w:r>
      <w:r w:rsidR="00F61D5B" w:rsidRPr="00905613">
        <w:rPr>
          <w:rFonts w:ascii="Calibri" w:hAnsi="Calibri" w:cs="Calibri"/>
          <w:color w:val="0F4761" w:themeColor="accent1" w:themeShade="BF"/>
          <w:sz w:val="22"/>
          <w:szCs w:val="22"/>
          <w:lang w:val="fr-BE"/>
        </w:rPr>
        <w:t>’)</w:t>
      </w:r>
    </w:p>
    <w:p w14:paraId="0F5B17D6" w14:textId="0D80BDB7" w:rsidR="00D6688F" w:rsidRPr="00905613" w:rsidRDefault="00D6688F" w:rsidP="003D06F4">
      <w:pPr>
        <w:pStyle w:val="ListParagraph"/>
        <w:numPr>
          <w:ilvl w:val="0"/>
          <w:numId w:val="4"/>
        </w:numPr>
        <w:rPr>
          <w:rFonts w:ascii="Calibri" w:hAnsi="Calibri" w:cs="Calibri"/>
          <w:color w:val="0F4761" w:themeColor="accent1" w:themeShade="BF"/>
          <w:sz w:val="22"/>
          <w:szCs w:val="22"/>
          <w:lang w:val="fr-BE"/>
        </w:rPr>
      </w:pPr>
      <w:r>
        <w:rPr>
          <w:rFonts w:ascii="Calibri" w:hAnsi="Calibri" w:cs="Calibri"/>
          <w:color w:val="0F4761" w:themeColor="accent1" w:themeShade="BF"/>
          <w:sz w:val="22"/>
          <w:szCs w:val="22"/>
          <w:lang w:val="en-GB"/>
        </w:rPr>
        <w:t>The user selects an indication from the d</w:t>
      </w:r>
      <w:r w:rsidR="00F61D5B">
        <w:rPr>
          <w:rFonts w:ascii="Calibri" w:hAnsi="Calibri" w:cs="Calibri"/>
          <w:color w:val="0F4761" w:themeColor="accent1" w:themeShade="BF"/>
          <w:sz w:val="22"/>
          <w:szCs w:val="22"/>
          <w:lang w:val="en-GB"/>
        </w:rPr>
        <w:t xml:space="preserve">ropdown menu. </w:t>
      </w:r>
      <w:r w:rsidR="00F61D5B" w:rsidRPr="00905613">
        <w:rPr>
          <w:rFonts w:ascii="Calibri" w:hAnsi="Calibri" w:cs="Calibri"/>
          <w:color w:val="0F4761" w:themeColor="accent1" w:themeShade="BF"/>
          <w:sz w:val="22"/>
          <w:szCs w:val="22"/>
          <w:lang w:val="fr-BE"/>
        </w:rPr>
        <w:t xml:space="preserve">(‘ex. Acute </w:t>
      </w:r>
      <w:proofErr w:type="spellStart"/>
      <w:r w:rsidR="00F61D5B" w:rsidRPr="00905613">
        <w:rPr>
          <w:rFonts w:ascii="Calibri" w:hAnsi="Calibri" w:cs="Calibri"/>
          <w:color w:val="0F4761" w:themeColor="accent1" w:themeShade="BF"/>
          <w:sz w:val="22"/>
          <w:szCs w:val="22"/>
          <w:lang w:val="fr-BE"/>
        </w:rPr>
        <w:t>cystitis</w:t>
      </w:r>
      <w:proofErr w:type="spellEnd"/>
      <w:r w:rsidR="00F3711F" w:rsidRPr="00905613">
        <w:rPr>
          <w:rFonts w:ascii="Calibri" w:hAnsi="Calibri" w:cs="Calibri"/>
          <w:color w:val="0F4761" w:themeColor="accent1" w:themeShade="BF"/>
          <w:sz w:val="22"/>
          <w:szCs w:val="22"/>
          <w:lang w:val="fr-BE"/>
        </w:rPr>
        <w:t>/Cystite aigüe</w:t>
      </w:r>
      <w:r w:rsidR="00F61D5B" w:rsidRPr="00905613">
        <w:rPr>
          <w:rFonts w:ascii="Calibri" w:hAnsi="Calibri" w:cs="Calibri"/>
          <w:color w:val="0F4761" w:themeColor="accent1" w:themeShade="BF"/>
          <w:sz w:val="22"/>
          <w:szCs w:val="22"/>
          <w:lang w:val="fr-BE"/>
        </w:rPr>
        <w:t>’)</w:t>
      </w:r>
    </w:p>
    <w:p w14:paraId="34112504" w14:textId="6511F384" w:rsidR="00F61D5B" w:rsidRDefault="00F61D5B"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Press the ‘</w:t>
      </w:r>
      <w:proofErr w:type="spellStart"/>
      <w:r w:rsidR="00907AF8">
        <w:rPr>
          <w:rFonts w:ascii="Calibri" w:hAnsi="Calibri" w:cs="Calibri"/>
          <w:color w:val="0F4761" w:themeColor="accent1" w:themeShade="BF"/>
          <w:sz w:val="22"/>
          <w:szCs w:val="22"/>
          <w:lang w:val="en-GB"/>
        </w:rPr>
        <w:t>Bevestingen</w:t>
      </w:r>
      <w:proofErr w:type="spellEnd"/>
      <w:r w:rsidR="00907AF8">
        <w:rPr>
          <w:rFonts w:ascii="Calibri" w:hAnsi="Calibri" w:cs="Calibri"/>
          <w:color w:val="0F4761" w:themeColor="accent1" w:themeShade="BF"/>
          <w:sz w:val="22"/>
          <w:szCs w:val="22"/>
          <w:lang w:val="en-GB"/>
        </w:rPr>
        <w:t>/</w:t>
      </w:r>
      <w:r>
        <w:rPr>
          <w:rFonts w:ascii="Calibri" w:hAnsi="Calibri" w:cs="Calibri"/>
          <w:color w:val="0F4761" w:themeColor="accent1" w:themeShade="BF"/>
          <w:sz w:val="22"/>
          <w:szCs w:val="22"/>
          <w:lang w:val="en-GB"/>
        </w:rPr>
        <w:t>confirm</w:t>
      </w:r>
      <w:r w:rsidR="00907AF8">
        <w:rPr>
          <w:rFonts w:ascii="Calibri" w:hAnsi="Calibri" w:cs="Calibri"/>
          <w:color w:val="0F4761" w:themeColor="accent1" w:themeShade="BF"/>
          <w:sz w:val="22"/>
          <w:szCs w:val="22"/>
          <w:lang w:val="en-GB"/>
        </w:rPr>
        <w:t>er</w:t>
      </w:r>
      <w:r>
        <w:rPr>
          <w:rFonts w:ascii="Calibri" w:hAnsi="Calibri" w:cs="Calibri"/>
          <w:color w:val="0F4761" w:themeColor="accent1" w:themeShade="BF"/>
          <w:sz w:val="22"/>
          <w:szCs w:val="22"/>
          <w:lang w:val="en-GB"/>
        </w:rPr>
        <w:t>’ button.</w:t>
      </w:r>
    </w:p>
    <w:p w14:paraId="635FE8B0" w14:textId="447F4ABF" w:rsidR="00F61D5B" w:rsidRPr="00905613" w:rsidRDefault="00F61D5B" w:rsidP="003D06F4">
      <w:pPr>
        <w:pStyle w:val="ListParagraph"/>
        <w:numPr>
          <w:ilvl w:val="0"/>
          <w:numId w:val="4"/>
        </w:numPr>
        <w:rPr>
          <w:rFonts w:ascii="Calibri" w:hAnsi="Calibri" w:cs="Calibri"/>
          <w:color w:val="0F4761" w:themeColor="accent1" w:themeShade="BF"/>
          <w:sz w:val="22"/>
          <w:szCs w:val="22"/>
          <w:lang w:val="fr-BE"/>
        </w:rPr>
      </w:pPr>
      <w:r>
        <w:rPr>
          <w:rFonts w:ascii="Calibri" w:hAnsi="Calibri" w:cs="Calibri"/>
          <w:color w:val="0F4761" w:themeColor="accent1" w:themeShade="BF"/>
          <w:sz w:val="22"/>
          <w:szCs w:val="22"/>
          <w:lang w:val="en-GB"/>
        </w:rPr>
        <w:t xml:space="preserve">Fill in the parameters &amp; mandatory fields. </w:t>
      </w:r>
      <w:r w:rsidRPr="00905613">
        <w:rPr>
          <w:rFonts w:ascii="Calibri" w:hAnsi="Calibri" w:cs="Calibri"/>
          <w:color w:val="0F4761" w:themeColor="accent1" w:themeShade="BF"/>
          <w:sz w:val="22"/>
          <w:szCs w:val="22"/>
          <w:lang w:val="fr-BE"/>
        </w:rPr>
        <w:t>(ex. ‘</w:t>
      </w:r>
      <w:proofErr w:type="spellStart"/>
      <w:r w:rsidRPr="00905613">
        <w:rPr>
          <w:rFonts w:ascii="Calibri" w:hAnsi="Calibri" w:cs="Calibri"/>
          <w:color w:val="0F4761" w:themeColor="accent1" w:themeShade="BF"/>
          <w:sz w:val="22"/>
          <w:szCs w:val="22"/>
          <w:lang w:val="fr-BE"/>
        </w:rPr>
        <w:t>cultuur</w:t>
      </w:r>
      <w:proofErr w:type="spellEnd"/>
      <w:r w:rsidRPr="00905613">
        <w:rPr>
          <w:rFonts w:ascii="Calibri" w:hAnsi="Calibri" w:cs="Calibri"/>
          <w:color w:val="0F4761" w:themeColor="accent1" w:themeShade="BF"/>
          <w:sz w:val="22"/>
          <w:szCs w:val="22"/>
          <w:lang w:val="fr-BE"/>
        </w:rPr>
        <w:t xml:space="preserve"> en </w:t>
      </w:r>
      <w:proofErr w:type="spellStart"/>
      <w:r w:rsidRPr="00905613">
        <w:rPr>
          <w:rFonts w:ascii="Calibri" w:hAnsi="Calibri" w:cs="Calibri"/>
          <w:color w:val="0F4761" w:themeColor="accent1" w:themeShade="BF"/>
          <w:sz w:val="22"/>
          <w:szCs w:val="22"/>
          <w:lang w:val="fr-BE"/>
        </w:rPr>
        <w:t>antibiogram</w:t>
      </w:r>
      <w:proofErr w:type="spellEnd"/>
      <w:r w:rsidRPr="00905613">
        <w:rPr>
          <w:rFonts w:ascii="Calibri" w:hAnsi="Calibri" w:cs="Calibri"/>
          <w:color w:val="0F4761" w:themeColor="accent1" w:themeShade="BF"/>
          <w:sz w:val="22"/>
          <w:szCs w:val="22"/>
          <w:lang w:val="fr-BE"/>
        </w:rPr>
        <w:t xml:space="preserve"> </w:t>
      </w:r>
      <w:proofErr w:type="spellStart"/>
      <w:r w:rsidRPr="00905613">
        <w:rPr>
          <w:rFonts w:ascii="Calibri" w:hAnsi="Calibri" w:cs="Calibri"/>
          <w:color w:val="0F4761" w:themeColor="accent1" w:themeShade="BF"/>
          <w:sz w:val="22"/>
          <w:szCs w:val="22"/>
          <w:lang w:val="fr-BE"/>
        </w:rPr>
        <w:t>gekend</w:t>
      </w:r>
      <w:proofErr w:type="spellEnd"/>
      <w:r w:rsidR="00F36764" w:rsidRPr="00905613">
        <w:rPr>
          <w:rFonts w:ascii="Calibri" w:hAnsi="Calibri" w:cs="Calibri"/>
          <w:color w:val="0F4761" w:themeColor="accent1" w:themeShade="BF"/>
          <w:sz w:val="22"/>
          <w:szCs w:val="22"/>
          <w:lang w:val="fr-BE"/>
        </w:rPr>
        <w:t>/Culture et antibiogramme connus</w:t>
      </w:r>
      <w:r w:rsidRPr="00905613">
        <w:rPr>
          <w:rFonts w:ascii="Calibri" w:hAnsi="Calibri" w:cs="Calibri"/>
          <w:color w:val="0F4761" w:themeColor="accent1" w:themeShade="BF"/>
          <w:sz w:val="22"/>
          <w:szCs w:val="22"/>
          <w:lang w:val="fr-BE"/>
        </w:rPr>
        <w:t xml:space="preserve">’, ‘&gt;16 </w:t>
      </w:r>
      <w:proofErr w:type="spellStart"/>
      <w:r w:rsidRPr="00905613">
        <w:rPr>
          <w:rFonts w:ascii="Calibri" w:hAnsi="Calibri" w:cs="Calibri"/>
          <w:color w:val="0F4761" w:themeColor="accent1" w:themeShade="BF"/>
          <w:sz w:val="22"/>
          <w:szCs w:val="22"/>
          <w:lang w:val="fr-BE"/>
        </w:rPr>
        <w:t>jaar</w:t>
      </w:r>
      <w:proofErr w:type="spellEnd"/>
      <w:r w:rsidR="00F36764" w:rsidRPr="00905613">
        <w:rPr>
          <w:rFonts w:ascii="Calibri" w:hAnsi="Calibri" w:cs="Calibri"/>
          <w:color w:val="0F4761" w:themeColor="accent1" w:themeShade="BF"/>
          <w:sz w:val="22"/>
          <w:szCs w:val="22"/>
          <w:lang w:val="fr-BE"/>
        </w:rPr>
        <w:t>/&gt; 16 ans</w:t>
      </w:r>
      <w:r w:rsidRPr="00905613">
        <w:rPr>
          <w:rFonts w:ascii="Calibri" w:hAnsi="Calibri" w:cs="Calibri"/>
          <w:color w:val="0F4761" w:themeColor="accent1" w:themeShade="BF"/>
          <w:sz w:val="22"/>
          <w:szCs w:val="22"/>
          <w:lang w:val="fr-BE"/>
        </w:rPr>
        <w:t>’ &amp; ‘man</w:t>
      </w:r>
      <w:r w:rsidR="00BC4A33">
        <w:rPr>
          <w:rFonts w:ascii="Calibri" w:hAnsi="Calibri" w:cs="Calibri"/>
          <w:color w:val="0F4761" w:themeColor="accent1" w:themeShade="BF"/>
          <w:sz w:val="22"/>
          <w:szCs w:val="22"/>
          <w:lang w:val="fr-BE"/>
        </w:rPr>
        <w:t>/homme</w:t>
      </w:r>
      <w:r w:rsidRPr="00905613">
        <w:rPr>
          <w:rFonts w:ascii="Calibri" w:hAnsi="Calibri" w:cs="Calibri"/>
          <w:color w:val="0F4761" w:themeColor="accent1" w:themeShade="BF"/>
          <w:sz w:val="22"/>
          <w:szCs w:val="22"/>
          <w:lang w:val="fr-BE"/>
        </w:rPr>
        <w:t>’)</w:t>
      </w:r>
    </w:p>
    <w:p w14:paraId="3C4C499F" w14:textId="13DCBBA3" w:rsidR="00F61D5B" w:rsidRDefault="00F61D5B" w:rsidP="003D06F4">
      <w:pPr>
        <w:pStyle w:val="ListParagraph"/>
        <w:numPr>
          <w:ilvl w:val="0"/>
          <w:numId w:val="4"/>
        </w:numPr>
        <w:rPr>
          <w:rFonts w:ascii="Calibri" w:hAnsi="Calibri" w:cs="Calibri"/>
          <w:color w:val="0F4761" w:themeColor="accent1" w:themeShade="BF"/>
          <w:sz w:val="22"/>
          <w:szCs w:val="22"/>
        </w:rPr>
      </w:pPr>
      <w:r w:rsidRPr="00F61D5B">
        <w:rPr>
          <w:rFonts w:ascii="Calibri" w:hAnsi="Calibri" w:cs="Calibri"/>
          <w:color w:val="0F4761" w:themeColor="accent1" w:themeShade="BF"/>
          <w:sz w:val="22"/>
          <w:szCs w:val="22"/>
        </w:rPr>
        <w:t>Press the ‘</w:t>
      </w:r>
      <w:proofErr w:type="spellStart"/>
      <w:r w:rsidR="00BA0FE7">
        <w:rPr>
          <w:rFonts w:ascii="Calibri" w:hAnsi="Calibri" w:cs="Calibri"/>
          <w:color w:val="0F4761" w:themeColor="accent1" w:themeShade="BF"/>
          <w:sz w:val="22"/>
          <w:szCs w:val="22"/>
        </w:rPr>
        <w:t>Bekijk</w:t>
      </w:r>
      <w:proofErr w:type="spellEnd"/>
      <w:r w:rsidR="00BA0FE7">
        <w:rPr>
          <w:rFonts w:ascii="Calibri" w:hAnsi="Calibri" w:cs="Calibri"/>
          <w:color w:val="0F4761" w:themeColor="accent1" w:themeShade="BF"/>
          <w:sz w:val="22"/>
          <w:szCs w:val="22"/>
        </w:rPr>
        <w:t xml:space="preserve"> de </w:t>
      </w:r>
      <w:proofErr w:type="spellStart"/>
      <w:r w:rsidR="00BA0FE7">
        <w:rPr>
          <w:rFonts w:ascii="Calibri" w:hAnsi="Calibri" w:cs="Calibri"/>
          <w:color w:val="0F4761" w:themeColor="accent1" w:themeShade="BF"/>
          <w:sz w:val="22"/>
          <w:szCs w:val="22"/>
        </w:rPr>
        <w:t>aa</w:t>
      </w:r>
      <w:r w:rsidR="00A40333">
        <w:rPr>
          <w:rFonts w:ascii="Calibri" w:hAnsi="Calibri" w:cs="Calibri"/>
          <w:color w:val="0F4761" w:themeColor="accent1" w:themeShade="BF"/>
          <w:sz w:val="22"/>
          <w:szCs w:val="22"/>
        </w:rPr>
        <w:t>nbevelingen</w:t>
      </w:r>
      <w:proofErr w:type="spellEnd"/>
      <w:r w:rsidR="00A40333">
        <w:rPr>
          <w:rFonts w:ascii="Calibri" w:hAnsi="Calibri" w:cs="Calibri"/>
          <w:color w:val="0F4761" w:themeColor="accent1" w:themeShade="BF"/>
          <w:sz w:val="22"/>
          <w:szCs w:val="22"/>
        </w:rPr>
        <w:t>/</w:t>
      </w:r>
      <w:r w:rsidR="00BC4A33">
        <w:rPr>
          <w:rFonts w:ascii="Calibri" w:hAnsi="Calibri" w:cs="Calibri"/>
          <w:color w:val="0F4761" w:themeColor="accent1" w:themeShade="BF"/>
          <w:sz w:val="22"/>
          <w:szCs w:val="22"/>
        </w:rPr>
        <w:t xml:space="preserve">Voir les </w:t>
      </w:r>
      <w:proofErr w:type="spellStart"/>
      <w:r w:rsidR="00BC4A33">
        <w:rPr>
          <w:rFonts w:ascii="Calibri" w:hAnsi="Calibri" w:cs="Calibri"/>
          <w:color w:val="0F4761" w:themeColor="accent1" w:themeShade="BF"/>
          <w:sz w:val="22"/>
          <w:szCs w:val="22"/>
        </w:rPr>
        <w:t>recommandations</w:t>
      </w:r>
      <w:proofErr w:type="spellEnd"/>
      <w:r>
        <w:rPr>
          <w:rFonts w:ascii="Calibri" w:hAnsi="Calibri" w:cs="Calibri"/>
          <w:color w:val="0F4761" w:themeColor="accent1" w:themeShade="BF"/>
          <w:sz w:val="22"/>
          <w:szCs w:val="22"/>
        </w:rPr>
        <w:t>’ button</w:t>
      </w:r>
      <w:r w:rsidR="009B2270">
        <w:rPr>
          <w:rFonts w:ascii="Calibri" w:hAnsi="Calibri" w:cs="Calibri"/>
          <w:color w:val="0F4761" w:themeColor="accent1" w:themeShade="BF"/>
          <w:sz w:val="22"/>
          <w:szCs w:val="22"/>
        </w:rPr>
        <w:t>.</w:t>
      </w:r>
    </w:p>
    <w:p w14:paraId="34BC18DD" w14:textId="77777777" w:rsidR="00F61D5B" w:rsidRPr="00F61D5B" w:rsidRDefault="00F61D5B" w:rsidP="00F61D5B">
      <w:pPr>
        <w:rPr>
          <w:rFonts w:ascii="Calibri" w:hAnsi="Calibri" w:cs="Calibri"/>
          <w:color w:val="0F4761" w:themeColor="accent1" w:themeShade="BF"/>
          <w:sz w:val="22"/>
          <w:szCs w:val="22"/>
        </w:rPr>
      </w:pPr>
    </w:p>
    <w:p w14:paraId="6E0B9F76" w14:textId="77777777" w:rsidR="00F61D5B" w:rsidRPr="00D075BB" w:rsidRDefault="00F61D5B" w:rsidP="003D06F4">
      <w:pPr>
        <w:pStyle w:val="ListParagraph"/>
        <w:numPr>
          <w:ilvl w:val="0"/>
          <w:numId w:val="3"/>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A list of medications is suggested.</w:t>
      </w:r>
    </w:p>
    <w:p w14:paraId="5C3E2DB0" w14:textId="2F7D73CB" w:rsidR="00D075BB" w:rsidRPr="00D075BB" w:rsidRDefault="00D075BB" w:rsidP="003D06F4">
      <w:pPr>
        <w:pStyle w:val="ListParagraph"/>
        <w:numPr>
          <w:ilvl w:val="0"/>
          <w:numId w:val="5"/>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Scroll down to the bottom of the page and show the patient parameters that are used in the selection.</w:t>
      </w:r>
    </w:p>
    <w:p w14:paraId="2AB5F426" w14:textId="77777777" w:rsidR="00D075BB" w:rsidRDefault="00D075BB" w:rsidP="003D06F4">
      <w:pPr>
        <w:pStyle w:val="ListParagraph"/>
        <w:numPr>
          <w:ilvl w:val="1"/>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Select the first medication option.</w:t>
      </w:r>
    </w:p>
    <w:p w14:paraId="0871E75F" w14:textId="3C2FB1C3" w:rsidR="00F61D5B" w:rsidRDefault="00D075BB" w:rsidP="003D06F4">
      <w:pPr>
        <w:pStyle w:val="ListParagraph"/>
        <w:numPr>
          <w:ilvl w:val="1"/>
          <w:numId w:val="3"/>
        </w:numPr>
        <w:rPr>
          <w:rFonts w:ascii="Calibri" w:hAnsi="Calibri" w:cs="Calibri"/>
          <w:color w:val="0F4761" w:themeColor="accent1" w:themeShade="BF"/>
          <w:sz w:val="22"/>
          <w:szCs w:val="22"/>
          <w:lang w:val="en-GB"/>
        </w:rPr>
      </w:pPr>
      <w:r w:rsidRPr="00D075BB">
        <w:rPr>
          <w:rFonts w:ascii="Calibri" w:hAnsi="Calibri" w:cs="Calibri"/>
          <w:color w:val="0F4761" w:themeColor="accent1" w:themeShade="BF"/>
          <w:sz w:val="22"/>
          <w:szCs w:val="22"/>
          <w:lang w:val="en-GB"/>
        </w:rPr>
        <w:t>A notification is displayed that the selection has been successfully registered.</w:t>
      </w:r>
    </w:p>
    <w:p w14:paraId="746E52B0" w14:textId="137C4332" w:rsidR="00E62321" w:rsidRDefault="45B2FA1A" w:rsidP="003D06F4">
      <w:pPr>
        <w:pStyle w:val="ListParagraph"/>
        <w:numPr>
          <w:ilvl w:val="1"/>
          <w:numId w:val="3"/>
        </w:numPr>
        <w:rPr>
          <w:rFonts w:ascii="Calibri" w:hAnsi="Calibri" w:cs="Calibri"/>
          <w:color w:val="0F4761" w:themeColor="accent1" w:themeShade="BF"/>
          <w:sz w:val="22"/>
          <w:szCs w:val="22"/>
          <w:lang w:val="en-GB"/>
        </w:rPr>
      </w:pPr>
      <w:r w:rsidRPr="06EF5DD0">
        <w:rPr>
          <w:rFonts w:ascii="Calibri" w:hAnsi="Calibri" w:cs="Calibri"/>
          <w:color w:val="0F4761" w:themeColor="accent1" w:themeShade="BF"/>
          <w:sz w:val="22"/>
          <w:szCs w:val="22"/>
          <w:lang w:val="en-GB"/>
        </w:rPr>
        <w:t>The medication line/Prescription can be populated with the:</w:t>
      </w:r>
    </w:p>
    <w:p w14:paraId="7F2759FD" w14:textId="6AFFA1C6"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Medication Name</w:t>
      </w:r>
    </w:p>
    <w:p w14:paraId="4C2E4FC3" w14:textId="5E748397"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ATC-Code</w:t>
      </w:r>
    </w:p>
    <w:p w14:paraId="08889BEE" w14:textId="6AE87475"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VMP Group</w:t>
      </w:r>
    </w:p>
    <w:p w14:paraId="61DA4F63" w14:textId="3A3E7AFF"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Dosage</w:t>
      </w:r>
    </w:p>
    <w:p w14:paraId="110E07A6" w14:textId="018F3157" w:rsidR="00E62321" w:rsidRDefault="00E62321" w:rsidP="00E62321">
      <w:pPr>
        <w:pStyle w:val="ListParagraph"/>
        <w:numPr>
          <w:ilvl w:val="5"/>
          <w:numId w:val="3"/>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DosageUnit</w:t>
      </w:r>
      <w:proofErr w:type="spellEnd"/>
    </w:p>
    <w:p w14:paraId="7FB6781B" w14:textId="5C72ED20"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Frequency</w:t>
      </w:r>
    </w:p>
    <w:p w14:paraId="129CF063" w14:textId="0EA356A1" w:rsidR="00E62321" w:rsidRDefault="00E62321" w:rsidP="00E62321">
      <w:pPr>
        <w:pStyle w:val="ListParagraph"/>
        <w:numPr>
          <w:ilvl w:val="5"/>
          <w:numId w:val="3"/>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FrequencyUnit</w:t>
      </w:r>
      <w:proofErr w:type="spellEnd"/>
    </w:p>
    <w:p w14:paraId="4278BB5D" w14:textId="75CED263" w:rsidR="00E62321" w:rsidRDefault="00E62321" w:rsidP="00E62321">
      <w:pPr>
        <w:pStyle w:val="ListParagraph"/>
        <w:numPr>
          <w:ilvl w:val="5"/>
          <w:numId w:val="3"/>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Duration</w:t>
      </w:r>
    </w:p>
    <w:p w14:paraId="66CF5FC3" w14:textId="1EDACCB8" w:rsidR="00E62321" w:rsidRPr="00D075BB" w:rsidRDefault="00E62321" w:rsidP="00905613">
      <w:pPr>
        <w:pStyle w:val="ListParagraph"/>
        <w:numPr>
          <w:ilvl w:val="5"/>
          <w:numId w:val="3"/>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DurationUnit</w:t>
      </w:r>
      <w:proofErr w:type="spellEnd"/>
    </w:p>
    <w:p w14:paraId="599DB382" w14:textId="77777777" w:rsidR="00F61D5B" w:rsidRPr="00F61D5B" w:rsidRDefault="00F61D5B" w:rsidP="00F61D5B">
      <w:pPr>
        <w:rPr>
          <w:rFonts w:ascii="Calibri" w:hAnsi="Calibri" w:cs="Calibri"/>
          <w:color w:val="0F4761" w:themeColor="accent1" w:themeShade="BF"/>
          <w:sz w:val="22"/>
          <w:szCs w:val="22"/>
          <w:lang w:val="en-GB"/>
        </w:rPr>
      </w:pPr>
    </w:p>
    <w:p w14:paraId="115A50CA" w14:textId="77777777" w:rsidR="00D6688F" w:rsidRPr="00F61D5B" w:rsidRDefault="00D6688F" w:rsidP="002E049F">
      <w:pPr>
        <w:rPr>
          <w:rFonts w:ascii="Calibri" w:hAnsi="Calibri" w:cs="Calibri"/>
          <w:color w:val="0F4761" w:themeColor="accent1" w:themeShade="BF"/>
          <w:sz w:val="22"/>
          <w:szCs w:val="22"/>
        </w:rPr>
      </w:pPr>
    </w:p>
    <w:p w14:paraId="43447F4E" w14:textId="77777777" w:rsidR="00D6688F" w:rsidRPr="00F61D5B" w:rsidRDefault="00D6688F" w:rsidP="002E049F">
      <w:pPr>
        <w:rPr>
          <w:rFonts w:ascii="Calibri" w:hAnsi="Calibri" w:cs="Calibri"/>
          <w:color w:val="0F4761" w:themeColor="accent1" w:themeShade="BF"/>
          <w:sz w:val="22"/>
          <w:szCs w:val="22"/>
        </w:rPr>
      </w:pPr>
    </w:p>
    <w:p w14:paraId="658F7887" w14:textId="047827B2" w:rsidR="0028208F" w:rsidRPr="00453798" w:rsidRDefault="0028208F" w:rsidP="002837A9">
      <w:pPr>
        <w:pStyle w:val="Heading3"/>
        <w:spacing w:before="0"/>
        <w:rPr>
          <w:rFonts w:ascii="Calibri" w:hAnsi="Calibri" w:cs="Calibri"/>
          <w:sz w:val="24"/>
          <w:szCs w:val="24"/>
          <w:u w:val="single"/>
        </w:rPr>
      </w:pPr>
      <w:bookmarkStart w:id="13" w:name="_Toc216709723"/>
      <w:r w:rsidRPr="00453798">
        <w:rPr>
          <w:rFonts w:ascii="Calibri" w:hAnsi="Calibri" w:cs="Calibri"/>
          <w:sz w:val="24"/>
          <w:szCs w:val="24"/>
          <w:u w:val="single"/>
        </w:rPr>
        <w:t>Expected Outcome</w:t>
      </w:r>
      <w:bookmarkEnd w:id="13"/>
    </w:p>
    <w:p w14:paraId="22B90317" w14:textId="654414CC" w:rsidR="0028208F" w:rsidRDefault="0028208F" w:rsidP="0028208F">
      <w:pPr>
        <w:rPr>
          <w:rFonts w:ascii="Calibri" w:hAnsi="Calibri" w:cs="Calibri"/>
          <w:sz w:val="22"/>
          <w:szCs w:val="22"/>
        </w:rPr>
      </w:pPr>
      <w:r w:rsidRPr="00A46D95">
        <w:rPr>
          <w:rFonts w:ascii="Calibri" w:hAnsi="Calibri" w:cs="Calibri"/>
          <w:sz w:val="22"/>
          <w:szCs w:val="22"/>
        </w:rPr>
        <w:br/>
      </w:r>
      <w:r w:rsidR="00090FC0" w:rsidRPr="00090FC0">
        <w:rPr>
          <w:rFonts w:ascii="Calibri" w:hAnsi="Calibri" w:cs="Calibri"/>
          <w:sz w:val="22"/>
          <w:szCs w:val="22"/>
        </w:rPr>
        <w:t xml:space="preserve">The </w:t>
      </w:r>
      <w:r w:rsidR="002E049F">
        <w:rPr>
          <w:rFonts w:ascii="Calibri" w:hAnsi="Calibri" w:cs="Calibri"/>
          <w:sz w:val="22"/>
          <w:szCs w:val="22"/>
        </w:rPr>
        <w:t>user needs to accept the user conditions &amp; privacy statement to use the application.</w:t>
      </w:r>
    </w:p>
    <w:p w14:paraId="2011E95C" w14:textId="18FAE264" w:rsidR="006A1A3B" w:rsidRDefault="006A1A3B" w:rsidP="0028208F">
      <w:pPr>
        <w:rPr>
          <w:rFonts w:ascii="Calibri" w:hAnsi="Calibri" w:cs="Calibri"/>
          <w:sz w:val="22"/>
          <w:szCs w:val="22"/>
        </w:rPr>
      </w:pPr>
      <w:r>
        <w:rPr>
          <w:rFonts w:ascii="Calibri" w:hAnsi="Calibri" w:cs="Calibri"/>
          <w:sz w:val="22"/>
          <w:szCs w:val="22"/>
        </w:rPr>
        <w:t>The user can see PSS Antimicrobial when an indication selected in the DPI/EPD is related to PSS Antimicrobial.</w:t>
      </w:r>
    </w:p>
    <w:p w14:paraId="5E8E0379" w14:textId="409BA109" w:rsidR="006A1A3B" w:rsidRDefault="006A1A3B" w:rsidP="0028208F">
      <w:pPr>
        <w:rPr>
          <w:rFonts w:ascii="Calibri" w:hAnsi="Calibri" w:cs="Calibri"/>
          <w:sz w:val="22"/>
          <w:szCs w:val="22"/>
        </w:rPr>
      </w:pPr>
      <w:r>
        <w:rPr>
          <w:rFonts w:ascii="Calibri" w:hAnsi="Calibri" w:cs="Calibri"/>
          <w:sz w:val="22"/>
          <w:szCs w:val="22"/>
        </w:rPr>
        <w:t>The user can see and manually filled in the questionnaire.</w:t>
      </w:r>
    </w:p>
    <w:p w14:paraId="28F41D00" w14:textId="1D631791" w:rsidR="006A1A3B" w:rsidRDefault="006A1A3B" w:rsidP="0028208F">
      <w:pPr>
        <w:rPr>
          <w:rFonts w:ascii="Calibri" w:hAnsi="Calibri" w:cs="Calibri"/>
          <w:sz w:val="22"/>
          <w:szCs w:val="22"/>
        </w:rPr>
      </w:pPr>
      <w:r>
        <w:rPr>
          <w:rFonts w:ascii="Calibri" w:hAnsi="Calibri" w:cs="Calibri"/>
          <w:sz w:val="22"/>
          <w:szCs w:val="22"/>
        </w:rPr>
        <w:t>The List of recommendation is correctly displayed to the user.</w:t>
      </w:r>
    </w:p>
    <w:p w14:paraId="34D078B4" w14:textId="77777777" w:rsidR="006A1A3B" w:rsidRDefault="006A1A3B" w:rsidP="006A1A3B">
      <w:pPr>
        <w:rPr>
          <w:rFonts w:ascii="Calibri" w:hAnsi="Calibri" w:cs="Calibri"/>
          <w:sz w:val="22"/>
          <w:szCs w:val="22"/>
        </w:rPr>
      </w:pPr>
      <w:r>
        <w:rPr>
          <w:rFonts w:ascii="Calibri" w:hAnsi="Calibri" w:cs="Calibri"/>
          <w:sz w:val="22"/>
          <w:szCs w:val="22"/>
        </w:rPr>
        <w:t>The user can use the application and his selection is accepted.</w:t>
      </w:r>
    </w:p>
    <w:p w14:paraId="489972C3" w14:textId="50CE605D" w:rsidR="00E62321" w:rsidRDefault="00E62321" w:rsidP="006A1A3B">
      <w:pPr>
        <w:rPr>
          <w:rFonts w:ascii="Calibri" w:hAnsi="Calibri" w:cs="Calibri"/>
          <w:sz w:val="22"/>
          <w:szCs w:val="22"/>
        </w:rPr>
      </w:pPr>
      <w:r>
        <w:rPr>
          <w:rFonts w:ascii="Calibri" w:hAnsi="Calibri" w:cs="Calibri"/>
          <w:sz w:val="22"/>
          <w:szCs w:val="22"/>
        </w:rPr>
        <w:t>The medication Line or the Prescription can be populated based on PSS Antimicrobial data.</w:t>
      </w:r>
    </w:p>
    <w:p w14:paraId="3D2FEEF8" w14:textId="77777777" w:rsidR="006A1A3B" w:rsidRDefault="006A1A3B" w:rsidP="0028208F">
      <w:pPr>
        <w:rPr>
          <w:rFonts w:ascii="Calibri" w:hAnsi="Calibri" w:cs="Calibri"/>
          <w:sz w:val="22"/>
          <w:szCs w:val="22"/>
        </w:rPr>
      </w:pPr>
    </w:p>
    <w:p w14:paraId="13BC938C" w14:textId="77777777" w:rsidR="006A1A3B" w:rsidRPr="00A46D95" w:rsidRDefault="006A1A3B" w:rsidP="0028208F">
      <w:pPr>
        <w:rPr>
          <w:rFonts w:ascii="Calibri" w:eastAsiaTheme="majorEastAsia" w:hAnsi="Calibri" w:cs="Calibri"/>
          <w:color w:val="0F4761" w:themeColor="accent1" w:themeShade="BF"/>
          <w:u w:val="single"/>
        </w:rPr>
      </w:pPr>
    </w:p>
    <w:p w14:paraId="0E2588BC" w14:textId="694AC717" w:rsidR="00814E87" w:rsidRPr="00A46D95" w:rsidRDefault="00814E87" w:rsidP="00880696">
      <w:pPr>
        <w:rPr>
          <w:rFonts w:ascii="Calibri" w:hAnsi="Calibri" w:cs="Calibri"/>
        </w:rPr>
      </w:pPr>
    </w:p>
    <w:p w14:paraId="72CBFEB1" w14:textId="77777777" w:rsidR="008903E7" w:rsidRPr="00A46D95" w:rsidRDefault="008903E7" w:rsidP="008903E7">
      <w:pPr>
        <w:rPr>
          <w:rFonts w:ascii="Calibri" w:hAnsi="Calibri" w:cs="Calibri"/>
        </w:rPr>
      </w:pPr>
    </w:p>
    <w:p w14:paraId="00E1F5CE" w14:textId="77777777" w:rsidR="005A1A82" w:rsidRPr="00A46D95" w:rsidRDefault="005A1A82">
      <w:pPr>
        <w:rPr>
          <w:rFonts w:ascii="Calibri" w:eastAsiaTheme="majorEastAsia" w:hAnsi="Calibri" w:cs="Calibri"/>
          <w:b/>
          <w:bCs/>
          <w:color w:val="0F4761" w:themeColor="accent1" w:themeShade="BF"/>
          <w:kern w:val="2"/>
          <w:sz w:val="28"/>
          <w:szCs w:val="28"/>
          <w14:ligatures w14:val="standardContextual"/>
        </w:rPr>
      </w:pPr>
      <w:r w:rsidRPr="00A46D95">
        <w:rPr>
          <w:rFonts w:ascii="Calibri" w:hAnsi="Calibri" w:cs="Calibri"/>
        </w:rPr>
        <w:br w:type="page"/>
      </w:r>
    </w:p>
    <w:p w14:paraId="0040F899" w14:textId="7770699B" w:rsidR="000827BD" w:rsidRPr="00A46D95" w:rsidRDefault="002E049F" w:rsidP="000827BD">
      <w:pPr>
        <w:pStyle w:val="H3"/>
        <w:rPr>
          <w:rFonts w:ascii="Calibri" w:hAnsi="Calibri" w:cs="Calibri"/>
        </w:rPr>
      </w:pPr>
      <w:bookmarkStart w:id="14" w:name="_Toc216709724"/>
      <w:r>
        <w:rPr>
          <w:rFonts w:ascii="Calibri" w:hAnsi="Calibri" w:cs="Calibri"/>
        </w:rPr>
        <w:lastRenderedPageBreak/>
        <w:t xml:space="preserve">User </w:t>
      </w:r>
      <w:r w:rsidR="00D075BB">
        <w:rPr>
          <w:rFonts w:ascii="Calibri" w:hAnsi="Calibri" w:cs="Calibri"/>
        </w:rPr>
        <w:t>selects</w:t>
      </w:r>
      <w:r>
        <w:rPr>
          <w:rFonts w:ascii="Calibri" w:hAnsi="Calibri" w:cs="Calibri"/>
        </w:rPr>
        <w:t xml:space="preserve"> a </w:t>
      </w:r>
      <w:r w:rsidR="00D075BB">
        <w:rPr>
          <w:rFonts w:ascii="Calibri" w:hAnsi="Calibri" w:cs="Calibri"/>
        </w:rPr>
        <w:t>yellow</w:t>
      </w:r>
      <w:r w:rsidR="00D6688F">
        <w:rPr>
          <w:rFonts w:ascii="Calibri" w:hAnsi="Calibri" w:cs="Calibri"/>
        </w:rPr>
        <w:t xml:space="preserve"> </w:t>
      </w:r>
      <w:r>
        <w:rPr>
          <w:rFonts w:ascii="Calibri" w:hAnsi="Calibri" w:cs="Calibri"/>
        </w:rPr>
        <w:t>recommendation</w:t>
      </w:r>
      <w:bookmarkEnd w:id="14"/>
    </w:p>
    <w:p w14:paraId="578DC0D9" w14:textId="77777777" w:rsidR="000827BD" w:rsidRPr="00A46D95" w:rsidRDefault="000827BD" w:rsidP="000827BD">
      <w:pPr>
        <w:pStyle w:val="Heading3"/>
        <w:rPr>
          <w:rFonts w:ascii="Calibri" w:hAnsi="Calibri" w:cs="Calibri"/>
          <w:u w:val="single"/>
        </w:rPr>
      </w:pPr>
      <w:bookmarkStart w:id="15" w:name="_Toc216709725"/>
      <w:r w:rsidRPr="00A46D95">
        <w:rPr>
          <w:rFonts w:ascii="Calibri" w:hAnsi="Calibri" w:cs="Calibri"/>
          <w:sz w:val="24"/>
          <w:szCs w:val="24"/>
          <w:u w:val="single"/>
        </w:rPr>
        <w:t>Objective</w:t>
      </w:r>
      <w:bookmarkEnd w:id="15"/>
    </w:p>
    <w:p w14:paraId="742C38AB" w14:textId="77777777" w:rsidR="000827BD" w:rsidRPr="00A46D95" w:rsidRDefault="000827BD" w:rsidP="000827BD">
      <w:pPr>
        <w:rPr>
          <w:rFonts w:ascii="Calibri" w:hAnsi="Calibri" w:cs="Calibri"/>
        </w:rPr>
      </w:pPr>
    </w:p>
    <w:p w14:paraId="5F86FFAA" w14:textId="5124920B" w:rsidR="000827BD" w:rsidRPr="00A46D95" w:rsidRDefault="00D6688F" w:rsidP="000827BD">
      <w:pPr>
        <w:rPr>
          <w:rFonts w:ascii="Calibri" w:hAnsi="Calibri" w:cs="Calibri"/>
          <w:sz w:val="22"/>
          <w:szCs w:val="22"/>
        </w:rPr>
      </w:pPr>
      <w:r>
        <w:rPr>
          <w:rFonts w:ascii="Calibri" w:hAnsi="Calibri" w:cs="Calibri"/>
          <w:sz w:val="22"/>
          <w:szCs w:val="22"/>
        </w:rPr>
        <w:t>The</w:t>
      </w:r>
      <w:r w:rsidR="00D075BB">
        <w:rPr>
          <w:rFonts w:ascii="Calibri" w:hAnsi="Calibri" w:cs="Calibri"/>
          <w:sz w:val="22"/>
          <w:szCs w:val="22"/>
        </w:rPr>
        <w:t xml:space="preserve"> user is able to select a yellow recommendation</w:t>
      </w:r>
    </w:p>
    <w:p w14:paraId="590B0D39" w14:textId="77777777" w:rsidR="000827BD" w:rsidRPr="00A46D95" w:rsidRDefault="000827BD" w:rsidP="000827BD">
      <w:pPr>
        <w:rPr>
          <w:rFonts w:ascii="Calibri" w:hAnsi="Calibri" w:cs="Calibri"/>
          <w:sz w:val="22"/>
          <w:szCs w:val="22"/>
        </w:rPr>
      </w:pPr>
    </w:p>
    <w:p w14:paraId="18073633" w14:textId="77777777" w:rsidR="000827BD" w:rsidRPr="00A46D95" w:rsidRDefault="000827BD" w:rsidP="000827BD">
      <w:pPr>
        <w:pStyle w:val="Heading3"/>
        <w:rPr>
          <w:rFonts w:ascii="Calibri" w:hAnsi="Calibri" w:cs="Calibri"/>
          <w:sz w:val="24"/>
          <w:szCs w:val="24"/>
          <w:u w:val="single"/>
        </w:rPr>
      </w:pPr>
      <w:bookmarkStart w:id="16" w:name="_Toc216709726"/>
      <w:r w:rsidRPr="00A46D95">
        <w:rPr>
          <w:rFonts w:ascii="Calibri" w:hAnsi="Calibri" w:cs="Calibri"/>
          <w:sz w:val="24"/>
          <w:szCs w:val="24"/>
          <w:u w:val="single"/>
        </w:rPr>
        <w:t>Actors</w:t>
      </w:r>
      <w:bookmarkEnd w:id="16"/>
    </w:p>
    <w:p w14:paraId="67B70AFB" w14:textId="77777777" w:rsidR="000827BD" w:rsidRPr="00A46D95" w:rsidRDefault="000827BD" w:rsidP="000827BD">
      <w:pPr>
        <w:rPr>
          <w:rFonts w:ascii="Calibri" w:hAnsi="Calibri" w:cs="Calibri"/>
        </w:rPr>
      </w:pPr>
    </w:p>
    <w:p w14:paraId="373B8A78" w14:textId="19A4EC94" w:rsidR="000827BD" w:rsidRPr="00D6688F" w:rsidRDefault="000827BD" w:rsidP="003D06F4">
      <w:pPr>
        <w:pStyle w:val="ListParagraph"/>
        <w:numPr>
          <w:ilvl w:val="0"/>
          <w:numId w:val="2"/>
        </w:numPr>
        <w:rPr>
          <w:rFonts w:ascii="Calibri" w:hAnsi="Calibri" w:cs="Calibri"/>
          <w:sz w:val="22"/>
          <w:szCs w:val="22"/>
        </w:rPr>
      </w:pPr>
      <w:r w:rsidRPr="00A46D95">
        <w:rPr>
          <w:rFonts w:ascii="Calibri" w:hAnsi="Calibri" w:cs="Calibri"/>
          <w:sz w:val="22"/>
          <w:szCs w:val="22"/>
        </w:rPr>
        <w:t>Prescriber</w:t>
      </w:r>
    </w:p>
    <w:p w14:paraId="023BFBB5" w14:textId="77777777" w:rsidR="000827BD" w:rsidRDefault="000827BD" w:rsidP="000827BD">
      <w:pPr>
        <w:pStyle w:val="Heading3"/>
        <w:rPr>
          <w:rFonts w:ascii="Calibri" w:hAnsi="Calibri" w:cs="Calibri"/>
          <w:sz w:val="24"/>
          <w:szCs w:val="24"/>
          <w:u w:val="single"/>
        </w:rPr>
      </w:pPr>
      <w:bookmarkStart w:id="17" w:name="_Toc216709727"/>
      <w:r w:rsidRPr="00A46D95">
        <w:rPr>
          <w:rFonts w:ascii="Calibri" w:hAnsi="Calibri" w:cs="Calibri"/>
          <w:sz w:val="24"/>
          <w:szCs w:val="24"/>
          <w:u w:val="single"/>
        </w:rPr>
        <w:t>Steps in the scenario</w:t>
      </w:r>
      <w:bookmarkEnd w:id="17"/>
    </w:p>
    <w:p w14:paraId="46F8E46F" w14:textId="77777777" w:rsidR="00D6688F" w:rsidRPr="00D6688F" w:rsidRDefault="00D6688F" w:rsidP="00D6688F"/>
    <w:p w14:paraId="4B554874" w14:textId="77777777" w:rsidR="00D075BB" w:rsidRPr="002E049F" w:rsidRDefault="00D075BB" w:rsidP="003D06F4">
      <w:pPr>
        <w:pStyle w:val="ListParagraph"/>
        <w:numPr>
          <w:ilvl w:val="0"/>
          <w:numId w:val="6"/>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Login to the application</w:t>
      </w:r>
    </w:p>
    <w:p w14:paraId="21C95525" w14:textId="77777777" w:rsidR="00D075BB" w:rsidRPr="00A46D95" w:rsidRDefault="00D075BB"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User is logged in</w:t>
      </w:r>
    </w:p>
    <w:p w14:paraId="43D43F76" w14:textId="77777777" w:rsidR="00D075BB" w:rsidRPr="00A46D95" w:rsidRDefault="00D075BB" w:rsidP="00D075BB">
      <w:pPr>
        <w:pStyle w:val="ListParagraph"/>
        <w:ind w:left="0"/>
        <w:rPr>
          <w:rFonts w:ascii="Calibri" w:hAnsi="Calibri" w:cs="Calibri"/>
          <w:sz w:val="22"/>
          <w:szCs w:val="22"/>
          <w:lang w:val="en-GB"/>
        </w:rPr>
      </w:pPr>
    </w:p>
    <w:p w14:paraId="367ADF79" w14:textId="498C0C2C" w:rsidR="00D075BB" w:rsidRPr="002E049F" w:rsidRDefault="00D075BB" w:rsidP="003D06F4">
      <w:pPr>
        <w:pStyle w:val="ListParagraph"/>
        <w:numPr>
          <w:ilvl w:val="0"/>
          <w:numId w:val="6"/>
        </w:numPr>
        <w:rPr>
          <w:rFonts w:ascii="Calibri" w:hAnsi="Calibri" w:cs="Calibri"/>
          <w:color w:val="0F4761" w:themeColor="accent1" w:themeShade="BF"/>
          <w:sz w:val="22"/>
          <w:szCs w:val="22"/>
          <w:lang w:val="en-GB"/>
        </w:rPr>
      </w:pPr>
      <w:r>
        <w:rPr>
          <w:rFonts w:ascii="Calibri" w:hAnsi="Calibri" w:cs="Calibri"/>
          <w:b/>
          <w:bCs/>
          <w:color w:val="0F4761" w:themeColor="accent1" w:themeShade="BF"/>
          <w:sz w:val="22"/>
          <w:szCs w:val="22"/>
          <w:lang w:val="en-GB"/>
        </w:rPr>
        <w:t>On the ‘manage profile’ page the user selects a default ‘</w:t>
      </w:r>
      <w:proofErr w:type="spellStart"/>
      <w:r>
        <w:rPr>
          <w:rFonts w:ascii="Calibri" w:hAnsi="Calibri" w:cs="Calibri"/>
          <w:b/>
          <w:bCs/>
          <w:color w:val="0F4761" w:themeColor="accent1" w:themeShade="BF"/>
          <w:sz w:val="22"/>
          <w:szCs w:val="22"/>
          <w:lang w:val="en-GB"/>
        </w:rPr>
        <w:t>infectiedomein</w:t>
      </w:r>
      <w:proofErr w:type="spellEnd"/>
      <w:r>
        <w:rPr>
          <w:rFonts w:ascii="Calibri" w:hAnsi="Calibri" w:cs="Calibri"/>
          <w:b/>
          <w:bCs/>
          <w:color w:val="0F4761" w:themeColor="accent1" w:themeShade="BF"/>
          <w:sz w:val="22"/>
          <w:szCs w:val="22"/>
          <w:lang w:val="en-GB"/>
        </w:rPr>
        <w:t>’</w:t>
      </w:r>
    </w:p>
    <w:p w14:paraId="6C0172D5" w14:textId="0261959E" w:rsidR="00D075BB" w:rsidRDefault="00D075BB" w:rsidP="003D06F4">
      <w:pPr>
        <w:pStyle w:val="ListParagraph"/>
        <w:numPr>
          <w:ilvl w:val="0"/>
          <w:numId w:val="4"/>
        </w:numPr>
        <w:rPr>
          <w:rFonts w:ascii="Calibri" w:hAnsi="Calibri" w:cs="Calibri"/>
          <w:color w:val="0F4761" w:themeColor="accent1" w:themeShade="BF"/>
          <w:sz w:val="22"/>
          <w:szCs w:val="22"/>
          <w:lang w:val="en-GB"/>
        </w:rPr>
      </w:pPr>
      <w:r w:rsidRPr="00F61D5B">
        <w:rPr>
          <w:rFonts w:ascii="Calibri" w:hAnsi="Calibri" w:cs="Calibri"/>
          <w:color w:val="0F4761" w:themeColor="accent1" w:themeShade="BF"/>
          <w:sz w:val="22"/>
          <w:szCs w:val="22"/>
          <w:lang w:val="en-GB"/>
        </w:rPr>
        <w:t>On the ‘</w:t>
      </w:r>
      <w:proofErr w:type="spellStart"/>
      <w:r w:rsidR="007D503C">
        <w:rPr>
          <w:rFonts w:ascii="Calibri" w:hAnsi="Calibri" w:cs="Calibri"/>
          <w:color w:val="0F4761" w:themeColor="accent1" w:themeShade="BF"/>
          <w:sz w:val="22"/>
          <w:szCs w:val="22"/>
          <w:lang w:val="en-GB"/>
        </w:rPr>
        <w:t>Profiel</w:t>
      </w:r>
      <w:proofErr w:type="spellEnd"/>
      <w:r w:rsidR="007D503C">
        <w:rPr>
          <w:rFonts w:ascii="Calibri" w:hAnsi="Calibri" w:cs="Calibri"/>
          <w:color w:val="0F4761" w:themeColor="accent1" w:themeShade="BF"/>
          <w:sz w:val="22"/>
          <w:szCs w:val="22"/>
          <w:lang w:val="en-GB"/>
        </w:rPr>
        <w:t xml:space="preserve"> </w:t>
      </w:r>
      <w:proofErr w:type="spellStart"/>
      <w:r w:rsidR="007D503C">
        <w:rPr>
          <w:rFonts w:ascii="Calibri" w:hAnsi="Calibri" w:cs="Calibri"/>
          <w:color w:val="0F4761" w:themeColor="accent1" w:themeShade="BF"/>
          <w:sz w:val="22"/>
          <w:szCs w:val="22"/>
          <w:lang w:val="en-GB"/>
        </w:rPr>
        <w:t>beheren</w:t>
      </w:r>
      <w:proofErr w:type="spellEnd"/>
      <w:r w:rsidR="007D503C">
        <w:rPr>
          <w:rFonts w:ascii="Calibri" w:hAnsi="Calibri" w:cs="Calibri"/>
          <w:color w:val="0F4761" w:themeColor="accent1" w:themeShade="BF"/>
          <w:sz w:val="22"/>
          <w:szCs w:val="22"/>
          <w:lang w:val="en-GB"/>
        </w:rPr>
        <w:t>/</w:t>
      </w:r>
      <w:proofErr w:type="spellStart"/>
      <w:r w:rsidR="007D503C">
        <w:rPr>
          <w:rFonts w:ascii="Calibri" w:hAnsi="Calibri" w:cs="Calibri"/>
          <w:color w:val="0F4761" w:themeColor="accent1" w:themeShade="BF"/>
          <w:sz w:val="22"/>
          <w:szCs w:val="22"/>
          <w:lang w:val="en-GB"/>
        </w:rPr>
        <w:t>gérer</w:t>
      </w:r>
      <w:proofErr w:type="spellEnd"/>
      <w:r w:rsidR="007D503C">
        <w:rPr>
          <w:rFonts w:ascii="Calibri" w:hAnsi="Calibri" w:cs="Calibri"/>
          <w:color w:val="0F4761" w:themeColor="accent1" w:themeShade="BF"/>
          <w:sz w:val="22"/>
          <w:szCs w:val="22"/>
          <w:lang w:val="en-GB"/>
        </w:rPr>
        <w:t xml:space="preserve"> le </w:t>
      </w:r>
      <w:proofErr w:type="spellStart"/>
      <w:r w:rsidR="007D503C">
        <w:rPr>
          <w:rFonts w:ascii="Calibri" w:hAnsi="Calibri" w:cs="Calibri"/>
          <w:color w:val="0F4761" w:themeColor="accent1" w:themeShade="BF"/>
          <w:sz w:val="22"/>
          <w:szCs w:val="22"/>
          <w:lang w:val="en-GB"/>
        </w:rPr>
        <w:t>profil</w:t>
      </w:r>
      <w:proofErr w:type="spellEnd"/>
      <w:r w:rsidR="007D503C" w:rsidRPr="00F61D5B">
        <w:rPr>
          <w:rFonts w:ascii="Calibri" w:hAnsi="Calibri" w:cs="Calibri"/>
          <w:color w:val="0F4761" w:themeColor="accent1" w:themeShade="BF"/>
          <w:sz w:val="22"/>
          <w:szCs w:val="22"/>
          <w:lang w:val="en-GB"/>
        </w:rPr>
        <w:t xml:space="preserve">’ </w:t>
      </w:r>
      <w:r w:rsidRPr="00F61D5B">
        <w:rPr>
          <w:rFonts w:ascii="Calibri" w:hAnsi="Calibri" w:cs="Calibri"/>
          <w:color w:val="0F4761" w:themeColor="accent1" w:themeShade="BF"/>
          <w:sz w:val="22"/>
          <w:szCs w:val="22"/>
          <w:lang w:val="en-GB"/>
        </w:rPr>
        <w:t>page the user</w:t>
      </w:r>
      <w:r>
        <w:rPr>
          <w:rFonts w:ascii="Calibri" w:hAnsi="Calibri" w:cs="Calibri"/>
          <w:color w:val="0F4761" w:themeColor="accent1" w:themeShade="BF"/>
          <w:sz w:val="22"/>
          <w:szCs w:val="22"/>
          <w:lang w:val="en-GB"/>
        </w:rPr>
        <w:t xml:space="preserve"> selects a ‘</w:t>
      </w:r>
      <w:proofErr w:type="spellStart"/>
      <w:r>
        <w:rPr>
          <w:rFonts w:ascii="Calibri" w:hAnsi="Calibri" w:cs="Calibri"/>
          <w:color w:val="0F4761" w:themeColor="accent1" w:themeShade="BF"/>
          <w:sz w:val="22"/>
          <w:szCs w:val="22"/>
          <w:lang w:val="en-GB"/>
        </w:rPr>
        <w:t>infectiedomein</w:t>
      </w:r>
      <w:proofErr w:type="spellEnd"/>
      <w:r w:rsidR="00716FC5">
        <w:rPr>
          <w:rFonts w:ascii="Calibri" w:hAnsi="Calibri" w:cs="Calibri"/>
          <w:color w:val="0F4761" w:themeColor="accent1" w:themeShade="BF"/>
          <w:sz w:val="22"/>
          <w:szCs w:val="22"/>
          <w:lang w:val="en-GB"/>
        </w:rPr>
        <w:t>/</w:t>
      </w:r>
      <w:proofErr w:type="spellStart"/>
      <w:r w:rsidR="00716FC5">
        <w:rPr>
          <w:rFonts w:ascii="Calibri" w:hAnsi="Calibri" w:cs="Calibri"/>
          <w:color w:val="0F4761" w:themeColor="accent1" w:themeShade="BF"/>
          <w:sz w:val="22"/>
          <w:szCs w:val="22"/>
          <w:lang w:val="en-GB"/>
        </w:rPr>
        <w:t>domaine</w:t>
      </w:r>
      <w:proofErr w:type="spellEnd"/>
      <w:r w:rsidR="00716FC5">
        <w:rPr>
          <w:rFonts w:ascii="Calibri" w:hAnsi="Calibri" w:cs="Calibri"/>
          <w:color w:val="0F4761" w:themeColor="accent1" w:themeShade="BF"/>
          <w:sz w:val="22"/>
          <w:szCs w:val="22"/>
          <w:lang w:val="en-GB"/>
        </w:rPr>
        <w:t xml:space="preserve"> </w:t>
      </w:r>
      <w:proofErr w:type="spellStart"/>
      <w:r w:rsidR="00716FC5">
        <w:rPr>
          <w:rFonts w:ascii="Calibri" w:hAnsi="Calibri" w:cs="Calibri"/>
          <w:color w:val="0F4761" w:themeColor="accent1" w:themeShade="BF"/>
          <w:sz w:val="22"/>
          <w:szCs w:val="22"/>
          <w:lang w:val="en-GB"/>
        </w:rPr>
        <w:t>infectieux</w:t>
      </w:r>
      <w:proofErr w:type="spellEnd"/>
      <w:r>
        <w:rPr>
          <w:rFonts w:ascii="Calibri" w:hAnsi="Calibri" w:cs="Calibri"/>
          <w:color w:val="0F4761" w:themeColor="accent1" w:themeShade="BF"/>
          <w:sz w:val="22"/>
          <w:szCs w:val="22"/>
          <w:lang w:val="en-GB"/>
        </w:rPr>
        <w:t xml:space="preserve">’ (ex. Urogenitale </w:t>
      </w:r>
      <w:proofErr w:type="spellStart"/>
      <w:r>
        <w:rPr>
          <w:rFonts w:ascii="Calibri" w:hAnsi="Calibri" w:cs="Calibri"/>
          <w:color w:val="0F4761" w:themeColor="accent1" w:themeShade="BF"/>
          <w:sz w:val="22"/>
          <w:szCs w:val="22"/>
          <w:lang w:val="en-GB"/>
        </w:rPr>
        <w:t>infecties</w:t>
      </w:r>
      <w:proofErr w:type="spellEnd"/>
      <w:r w:rsidR="00FC43BD" w:rsidRPr="00905613">
        <w:rPr>
          <w:rFonts w:ascii="Calibri" w:hAnsi="Calibri" w:cs="Calibri"/>
          <w:color w:val="0F4761" w:themeColor="accent1" w:themeShade="BF"/>
          <w:sz w:val="22"/>
          <w:szCs w:val="22"/>
          <w:lang w:val="en-GB"/>
        </w:rPr>
        <w:t xml:space="preserve">/Infections </w:t>
      </w:r>
      <w:proofErr w:type="spellStart"/>
      <w:r w:rsidR="00FC43BD" w:rsidRPr="00905613">
        <w:rPr>
          <w:rFonts w:ascii="Calibri" w:hAnsi="Calibri" w:cs="Calibri"/>
          <w:color w:val="0F4761" w:themeColor="accent1" w:themeShade="BF"/>
          <w:sz w:val="22"/>
          <w:szCs w:val="22"/>
          <w:lang w:val="en-GB"/>
        </w:rPr>
        <w:t>urogénitales</w:t>
      </w:r>
      <w:proofErr w:type="spellEnd"/>
      <w:r w:rsidR="00FC43BD" w:rsidRPr="00905613">
        <w:rPr>
          <w:rFonts w:ascii="Calibri" w:hAnsi="Calibri" w:cs="Calibri"/>
          <w:color w:val="0F4761" w:themeColor="accent1" w:themeShade="BF"/>
          <w:sz w:val="22"/>
          <w:szCs w:val="22"/>
          <w:lang w:val="en-GB"/>
        </w:rPr>
        <w:t>’</w:t>
      </w:r>
      <w:r>
        <w:rPr>
          <w:rFonts w:ascii="Calibri" w:hAnsi="Calibri" w:cs="Calibri"/>
          <w:color w:val="0F4761" w:themeColor="accent1" w:themeShade="BF"/>
          <w:sz w:val="22"/>
          <w:szCs w:val="22"/>
          <w:lang w:val="en-GB"/>
        </w:rPr>
        <w:t>)</w:t>
      </w:r>
    </w:p>
    <w:p w14:paraId="4BCAC9C0" w14:textId="0D552A65" w:rsidR="00D075BB" w:rsidRDefault="00D075BB" w:rsidP="50C68DB2">
      <w:pPr>
        <w:pStyle w:val="ListParagraph"/>
        <w:numPr>
          <w:ilvl w:val="0"/>
          <w:numId w:val="4"/>
        </w:numPr>
        <w:rPr>
          <w:rFonts w:ascii="Calibri" w:hAnsi="Calibri" w:cs="Calibri"/>
          <w:color w:val="0F4761" w:themeColor="accent1" w:themeShade="BF"/>
          <w:sz w:val="22"/>
          <w:szCs w:val="22"/>
        </w:rPr>
      </w:pPr>
      <w:r w:rsidRPr="50C68DB2">
        <w:rPr>
          <w:rFonts w:ascii="Calibri" w:hAnsi="Calibri" w:cs="Calibri"/>
          <w:color w:val="0F4761" w:themeColor="accent1" w:themeShade="BF"/>
          <w:sz w:val="22"/>
          <w:szCs w:val="22"/>
        </w:rPr>
        <w:t>User presses ‘opslaan</w:t>
      </w:r>
      <w:r w:rsidR="00716FC5" w:rsidRPr="50C68DB2">
        <w:rPr>
          <w:rFonts w:ascii="Calibri" w:hAnsi="Calibri" w:cs="Calibri"/>
          <w:color w:val="0F4761" w:themeColor="accent1" w:themeShade="BF"/>
          <w:sz w:val="22"/>
          <w:szCs w:val="22"/>
        </w:rPr>
        <w:t>/enregistrer</w:t>
      </w:r>
      <w:r w:rsidRPr="50C68DB2">
        <w:rPr>
          <w:rFonts w:ascii="Calibri" w:hAnsi="Calibri" w:cs="Calibri"/>
          <w:color w:val="0F4761" w:themeColor="accent1" w:themeShade="BF"/>
          <w:sz w:val="22"/>
          <w:szCs w:val="22"/>
        </w:rPr>
        <w:t>’</w:t>
      </w:r>
      <w:r w:rsidR="009B2270" w:rsidRPr="50C68DB2">
        <w:rPr>
          <w:rFonts w:ascii="Calibri" w:hAnsi="Calibri" w:cs="Calibri"/>
          <w:color w:val="0F4761" w:themeColor="accent1" w:themeShade="BF"/>
          <w:sz w:val="22"/>
          <w:szCs w:val="22"/>
        </w:rPr>
        <w:t>.</w:t>
      </w:r>
    </w:p>
    <w:p w14:paraId="071EE277" w14:textId="339C72E1" w:rsidR="00D075BB" w:rsidRPr="00D075BB" w:rsidRDefault="00D075BB"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User returns to the homepage</w:t>
      </w:r>
      <w:r w:rsidR="009B2270">
        <w:rPr>
          <w:rFonts w:ascii="Calibri" w:hAnsi="Calibri" w:cs="Calibri"/>
          <w:color w:val="0F4761" w:themeColor="accent1" w:themeShade="BF"/>
          <w:sz w:val="22"/>
          <w:szCs w:val="22"/>
          <w:lang w:val="en-GB"/>
        </w:rPr>
        <w:t>.</w:t>
      </w:r>
    </w:p>
    <w:p w14:paraId="0E9F42B4" w14:textId="77777777" w:rsidR="00D075BB" w:rsidRDefault="00D075BB" w:rsidP="00D075BB">
      <w:pPr>
        <w:rPr>
          <w:rFonts w:ascii="Calibri" w:hAnsi="Calibri" w:cs="Calibri"/>
          <w:color w:val="0F4761" w:themeColor="accent1" w:themeShade="BF"/>
          <w:sz w:val="22"/>
          <w:szCs w:val="22"/>
          <w:lang w:val="en-GB"/>
        </w:rPr>
      </w:pPr>
    </w:p>
    <w:p w14:paraId="139CA205" w14:textId="0C9387D2" w:rsidR="006A4021" w:rsidRPr="006A4021" w:rsidRDefault="006A4021" w:rsidP="003D06F4">
      <w:pPr>
        <w:pStyle w:val="ListParagraph"/>
        <w:numPr>
          <w:ilvl w:val="0"/>
          <w:numId w:val="6"/>
        </w:numPr>
        <w:rPr>
          <w:rFonts w:ascii="Calibri" w:hAnsi="Calibri" w:cs="Calibri"/>
          <w:color w:val="0F4761" w:themeColor="accent1" w:themeShade="BF"/>
          <w:sz w:val="22"/>
          <w:szCs w:val="22"/>
          <w:lang w:val="en-GB"/>
        </w:rPr>
      </w:pPr>
      <w:r w:rsidRPr="006A4021">
        <w:rPr>
          <w:rFonts w:ascii="Calibri" w:hAnsi="Calibri" w:cs="Calibri"/>
          <w:b/>
          <w:bCs/>
          <w:color w:val="0F4761" w:themeColor="accent1" w:themeShade="BF"/>
          <w:sz w:val="22"/>
          <w:szCs w:val="22"/>
          <w:lang w:val="en-GB"/>
        </w:rPr>
        <w:t>Select an indication.</w:t>
      </w:r>
    </w:p>
    <w:p w14:paraId="568DBD50" w14:textId="0EBC33DD" w:rsidR="006A4021" w:rsidRDefault="006A4021"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The user selects an indication from the dropdown menu. (‘ex. Urethritis</w:t>
      </w:r>
      <w:r w:rsidR="00E94F73">
        <w:rPr>
          <w:rFonts w:ascii="Calibri" w:hAnsi="Calibri" w:cs="Calibri"/>
          <w:color w:val="0F4761" w:themeColor="accent1" w:themeShade="BF"/>
          <w:sz w:val="22"/>
          <w:szCs w:val="22"/>
          <w:lang w:val="en-GB"/>
        </w:rPr>
        <w:t>/</w:t>
      </w:r>
      <w:proofErr w:type="spellStart"/>
      <w:r w:rsidR="00E94F73">
        <w:rPr>
          <w:rFonts w:ascii="Calibri" w:hAnsi="Calibri" w:cs="Calibri"/>
          <w:color w:val="0F4761" w:themeColor="accent1" w:themeShade="BF"/>
          <w:sz w:val="22"/>
          <w:szCs w:val="22"/>
          <w:lang w:val="en-GB"/>
        </w:rPr>
        <w:t>Urétrite</w:t>
      </w:r>
      <w:proofErr w:type="spellEnd"/>
      <w:r>
        <w:rPr>
          <w:rFonts w:ascii="Calibri" w:hAnsi="Calibri" w:cs="Calibri"/>
          <w:color w:val="0F4761" w:themeColor="accent1" w:themeShade="BF"/>
          <w:sz w:val="22"/>
          <w:szCs w:val="22"/>
          <w:lang w:val="en-GB"/>
        </w:rPr>
        <w:t>’)</w:t>
      </w:r>
    </w:p>
    <w:p w14:paraId="16A486CC" w14:textId="35CC5460" w:rsidR="006A4021" w:rsidRDefault="006A4021"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Press the ‘</w:t>
      </w:r>
      <w:r w:rsidR="00907AF8">
        <w:rPr>
          <w:rFonts w:ascii="Calibri" w:hAnsi="Calibri" w:cs="Calibri"/>
          <w:color w:val="0F4761" w:themeColor="accent1" w:themeShade="BF"/>
          <w:sz w:val="22"/>
          <w:szCs w:val="22"/>
          <w:lang w:val="en-GB"/>
        </w:rPr>
        <w:t>Bevestigen</w:t>
      </w:r>
      <w:r w:rsidR="00E94F73">
        <w:rPr>
          <w:rFonts w:ascii="Calibri" w:hAnsi="Calibri" w:cs="Calibri"/>
          <w:color w:val="0F4761" w:themeColor="accent1" w:themeShade="BF"/>
          <w:sz w:val="22"/>
          <w:szCs w:val="22"/>
          <w:lang w:val="en-GB"/>
        </w:rPr>
        <w:t>/</w:t>
      </w:r>
      <w:r>
        <w:rPr>
          <w:rFonts w:ascii="Calibri" w:hAnsi="Calibri" w:cs="Calibri"/>
          <w:color w:val="0F4761" w:themeColor="accent1" w:themeShade="BF"/>
          <w:sz w:val="22"/>
          <w:szCs w:val="22"/>
          <w:lang w:val="en-GB"/>
        </w:rPr>
        <w:t>confirm</w:t>
      </w:r>
      <w:r w:rsidR="00E94F73">
        <w:rPr>
          <w:rFonts w:ascii="Calibri" w:hAnsi="Calibri" w:cs="Calibri"/>
          <w:color w:val="0F4761" w:themeColor="accent1" w:themeShade="BF"/>
          <w:sz w:val="22"/>
          <w:szCs w:val="22"/>
          <w:lang w:val="en-GB"/>
        </w:rPr>
        <w:t>er</w:t>
      </w:r>
      <w:r>
        <w:rPr>
          <w:rFonts w:ascii="Calibri" w:hAnsi="Calibri" w:cs="Calibri"/>
          <w:color w:val="0F4761" w:themeColor="accent1" w:themeShade="BF"/>
          <w:sz w:val="22"/>
          <w:szCs w:val="22"/>
          <w:lang w:val="en-GB"/>
        </w:rPr>
        <w:t>’ button.</w:t>
      </w:r>
    </w:p>
    <w:p w14:paraId="40D406B1" w14:textId="441A1BD1" w:rsidR="006A4021" w:rsidRPr="006A4021" w:rsidRDefault="006A4021" w:rsidP="003D06F4">
      <w:pPr>
        <w:pStyle w:val="ListParagraph"/>
        <w:numPr>
          <w:ilvl w:val="0"/>
          <w:numId w:val="4"/>
        </w:numPr>
        <w:rPr>
          <w:rFonts w:ascii="Calibri" w:hAnsi="Calibri" w:cs="Calibri"/>
          <w:color w:val="0F4761" w:themeColor="accent1" w:themeShade="BF"/>
          <w:sz w:val="22"/>
          <w:szCs w:val="22"/>
        </w:rPr>
      </w:pPr>
      <w:r>
        <w:rPr>
          <w:rFonts w:ascii="Calibri" w:hAnsi="Calibri" w:cs="Calibri"/>
          <w:color w:val="0F4761" w:themeColor="accent1" w:themeShade="BF"/>
          <w:sz w:val="22"/>
          <w:szCs w:val="22"/>
          <w:lang w:val="en-GB"/>
        </w:rPr>
        <w:t>Do not select any parameters</w:t>
      </w:r>
    </w:p>
    <w:p w14:paraId="21119230" w14:textId="364B48F1" w:rsidR="006A4021" w:rsidRDefault="006A4021" w:rsidP="003D06F4">
      <w:pPr>
        <w:pStyle w:val="ListParagraph"/>
        <w:numPr>
          <w:ilvl w:val="0"/>
          <w:numId w:val="4"/>
        </w:numPr>
        <w:rPr>
          <w:rFonts w:ascii="Calibri" w:hAnsi="Calibri" w:cs="Calibri"/>
          <w:color w:val="0F4761" w:themeColor="accent1" w:themeShade="BF"/>
          <w:sz w:val="22"/>
          <w:szCs w:val="22"/>
        </w:rPr>
      </w:pPr>
      <w:r w:rsidRPr="00F61D5B">
        <w:rPr>
          <w:rFonts w:ascii="Calibri" w:hAnsi="Calibri" w:cs="Calibri"/>
          <w:color w:val="0F4761" w:themeColor="accent1" w:themeShade="BF"/>
          <w:sz w:val="22"/>
          <w:szCs w:val="22"/>
        </w:rPr>
        <w:t>Press the ‘</w:t>
      </w:r>
      <w:proofErr w:type="spellStart"/>
      <w:r w:rsidR="00B0663E">
        <w:rPr>
          <w:rFonts w:ascii="Calibri" w:hAnsi="Calibri" w:cs="Calibri"/>
          <w:color w:val="0F4761" w:themeColor="accent1" w:themeShade="BF"/>
          <w:sz w:val="22"/>
          <w:szCs w:val="22"/>
        </w:rPr>
        <w:t>Bekijk</w:t>
      </w:r>
      <w:proofErr w:type="spellEnd"/>
      <w:r w:rsidR="00B0663E">
        <w:rPr>
          <w:rFonts w:ascii="Calibri" w:hAnsi="Calibri" w:cs="Calibri"/>
          <w:color w:val="0F4761" w:themeColor="accent1" w:themeShade="BF"/>
          <w:sz w:val="22"/>
          <w:szCs w:val="22"/>
        </w:rPr>
        <w:t xml:space="preserve"> de </w:t>
      </w:r>
      <w:proofErr w:type="spellStart"/>
      <w:r w:rsidR="00B0663E">
        <w:rPr>
          <w:rFonts w:ascii="Calibri" w:hAnsi="Calibri" w:cs="Calibri"/>
          <w:color w:val="0F4761" w:themeColor="accent1" w:themeShade="BF"/>
          <w:sz w:val="22"/>
          <w:szCs w:val="22"/>
        </w:rPr>
        <w:t>aanbevelingen</w:t>
      </w:r>
      <w:proofErr w:type="spellEnd"/>
      <w:r w:rsidR="00B0663E">
        <w:rPr>
          <w:rFonts w:ascii="Calibri" w:hAnsi="Calibri" w:cs="Calibri"/>
          <w:color w:val="0F4761" w:themeColor="accent1" w:themeShade="BF"/>
          <w:sz w:val="22"/>
          <w:szCs w:val="22"/>
        </w:rPr>
        <w:t xml:space="preserve">/Voir les </w:t>
      </w:r>
      <w:proofErr w:type="spellStart"/>
      <w:r w:rsidR="00B0663E">
        <w:rPr>
          <w:rFonts w:ascii="Calibri" w:hAnsi="Calibri" w:cs="Calibri"/>
          <w:color w:val="0F4761" w:themeColor="accent1" w:themeShade="BF"/>
          <w:sz w:val="22"/>
          <w:szCs w:val="22"/>
        </w:rPr>
        <w:t>recommandations</w:t>
      </w:r>
      <w:proofErr w:type="spellEnd"/>
      <w:r w:rsidR="00B0663E">
        <w:rPr>
          <w:rFonts w:ascii="Calibri" w:hAnsi="Calibri" w:cs="Calibri"/>
          <w:color w:val="0F4761" w:themeColor="accent1" w:themeShade="BF"/>
          <w:sz w:val="22"/>
          <w:szCs w:val="22"/>
        </w:rPr>
        <w:t xml:space="preserve">’ </w:t>
      </w:r>
      <w:r>
        <w:rPr>
          <w:rFonts w:ascii="Calibri" w:hAnsi="Calibri" w:cs="Calibri"/>
          <w:color w:val="0F4761" w:themeColor="accent1" w:themeShade="BF"/>
          <w:sz w:val="22"/>
          <w:szCs w:val="22"/>
        </w:rPr>
        <w:t>button</w:t>
      </w:r>
    </w:p>
    <w:p w14:paraId="755D96BD" w14:textId="77777777" w:rsidR="006A4021" w:rsidRPr="006A4021" w:rsidRDefault="006A4021" w:rsidP="006A4021">
      <w:pPr>
        <w:pStyle w:val="ListParagraph"/>
        <w:rPr>
          <w:rFonts w:ascii="Calibri" w:hAnsi="Calibri" w:cs="Calibri"/>
          <w:color w:val="0F4761" w:themeColor="accent1" w:themeShade="BF"/>
          <w:sz w:val="22"/>
          <w:szCs w:val="22"/>
          <w:lang w:val="en-GB"/>
        </w:rPr>
      </w:pPr>
    </w:p>
    <w:p w14:paraId="7096160C" w14:textId="212A8665" w:rsidR="00D075BB" w:rsidRPr="00D075BB" w:rsidRDefault="17AE54E3" w:rsidP="003D06F4">
      <w:pPr>
        <w:pStyle w:val="ListParagraph"/>
        <w:numPr>
          <w:ilvl w:val="0"/>
          <w:numId w:val="6"/>
        </w:numPr>
        <w:rPr>
          <w:rFonts w:ascii="Calibri" w:hAnsi="Calibri" w:cs="Calibri"/>
          <w:color w:val="0F4761" w:themeColor="accent1" w:themeShade="BF"/>
          <w:sz w:val="22"/>
          <w:szCs w:val="22"/>
          <w:lang w:val="en-GB"/>
        </w:rPr>
      </w:pPr>
      <w:r w:rsidRPr="06EF5DD0">
        <w:rPr>
          <w:rFonts w:ascii="Calibri" w:hAnsi="Calibri" w:cs="Calibri"/>
          <w:b/>
          <w:bCs/>
          <w:color w:val="0F4761" w:themeColor="accent1" w:themeShade="BF"/>
          <w:sz w:val="22"/>
          <w:szCs w:val="22"/>
          <w:lang w:val="en-GB"/>
        </w:rPr>
        <w:t xml:space="preserve">A list of </w:t>
      </w:r>
      <w:r w:rsidR="648D273F" w:rsidRPr="06EF5DD0">
        <w:rPr>
          <w:rFonts w:ascii="Calibri" w:hAnsi="Calibri" w:cs="Calibri"/>
          <w:b/>
          <w:bCs/>
          <w:color w:val="0F4761" w:themeColor="accent1" w:themeShade="BF"/>
          <w:sz w:val="22"/>
          <w:szCs w:val="22"/>
          <w:lang w:val="en-GB"/>
        </w:rPr>
        <w:t xml:space="preserve">recommendations </w:t>
      </w:r>
      <w:r w:rsidRPr="06EF5DD0">
        <w:rPr>
          <w:rFonts w:ascii="Calibri" w:hAnsi="Calibri" w:cs="Calibri"/>
          <w:b/>
          <w:bCs/>
          <w:color w:val="0F4761" w:themeColor="accent1" w:themeShade="BF"/>
          <w:sz w:val="22"/>
          <w:szCs w:val="22"/>
          <w:lang w:val="en-GB"/>
        </w:rPr>
        <w:t>is suggested.</w:t>
      </w:r>
    </w:p>
    <w:p w14:paraId="48D8BFD9" w14:textId="081DFA85" w:rsidR="00D075BB" w:rsidRDefault="00D075BB" w:rsidP="003D06F4">
      <w:pPr>
        <w:pStyle w:val="ListParagraph"/>
        <w:numPr>
          <w:ilvl w:val="0"/>
          <w:numId w:val="5"/>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Scroll down to the bottom of the page and show the patient parameters that are used in the selection.</w:t>
      </w:r>
      <w:r w:rsidR="006A4021">
        <w:rPr>
          <w:rFonts w:ascii="Calibri" w:hAnsi="Calibri" w:cs="Calibri"/>
          <w:color w:val="0F4761" w:themeColor="accent1" w:themeShade="BF"/>
          <w:sz w:val="22"/>
          <w:szCs w:val="22"/>
          <w:lang w:val="en-GB"/>
        </w:rPr>
        <w:t xml:space="preserve"> (none in this case)</w:t>
      </w:r>
      <w:r w:rsidR="009B2270">
        <w:rPr>
          <w:rFonts w:ascii="Calibri" w:hAnsi="Calibri" w:cs="Calibri"/>
          <w:color w:val="0F4761" w:themeColor="accent1" w:themeShade="BF"/>
          <w:sz w:val="22"/>
          <w:szCs w:val="22"/>
          <w:lang w:val="en-GB"/>
        </w:rPr>
        <w:t>.</w:t>
      </w:r>
    </w:p>
    <w:p w14:paraId="286FD0E0" w14:textId="0C4529CD" w:rsidR="00593E1C" w:rsidRDefault="00593E1C" w:rsidP="003D06F4">
      <w:pPr>
        <w:pStyle w:val="ListParagraph"/>
        <w:numPr>
          <w:ilvl w:val="0"/>
          <w:numId w:val="5"/>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A link to the BCFI</w:t>
      </w:r>
      <w:r w:rsidR="00D759A6">
        <w:rPr>
          <w:rFonts w:ascii="Calibri" w:hAnsi="Calibri" w:cs="Calibri"/>
          <w:color w:val="0F4761" w:themeColor="accent1" w:themeShade="BF"/>
          <w:sz w:val="22"/>
          <w:szCs w:val="22"/>
          <w:lang w:val="en-GB"/>
        </w:rPr>
        <w:t>/CBIP</w:t>
      </w:r>
      <w:r>
        <w:rPr>
          <w:rFonts w:ascii="Calibri" w:hAnsi="Calibri" w:cs="Calibri"/>
          <w:color w:val="0F4761" w:themeColor="accent1" w:themeShade="BF"/>
          <w:sz w:val="22"/>
          <w:szCs w:val="22"/>
          <w:lang w:val="en-GB"/>
        </w:rPr>
        <w:t xml:space="preserve"> site is present. Press the link and verify the webpage opens.</w:t>
      </w:r>
    </w:p>
    <w:p w14:paraId="19C84822" w14:textId="460AF2D6" w:rsidR="00593E1C" w:rsidRPr="00D075BB" w:rsidRDefault="00593E1C" w:rsidP="003D06F4">
      <w:pPr>
        <w:pStyle w:val="ListParagraph"/>
        <w:numPr>
          <w:ilvl w:val="0"/>
          <w:numId w:val="5"/>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A link to the EBPNET site is present. Press the link and verify the webpage opens.</w:t>
      </w:r>
    </w:p>
    <w:p w14:paraId="3E44BA7A" w14:textId="3E38639B" w:rsidR="00D075BB" w:rsidRDefault="00D075BB" w:rsidP="003D06F4">
      <w:pPr>
        <w:pStyle w:val="ListParagraph"/>
        <w:numPr>
          <w:ilvl w:val="1"/>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 xml:space="preserve">Select </w:t>
      </w:r>
      <w:r w:rsidR="006A4021">
        <w:rPr>
          <w:rFonts w:ascii="Calibri" w:hAnsi="Calibri" w:cs="Calibri"/>
          <w:color w:val="0F4761" w:themeColor="accent1" w:themeShade="BF"/>
          <w:sz w:val="22"/>
          <w:szCs w:val="22"/>
          <w:lang w:val="en-GB"/>
        </w:rPr>
        <w:t>a</w:t>
      </w:r>
      <w:r>
        <w:rPr>
          <w:rFonts w:ascii="Calibri" w:hAnsi="Calibri" w:cs="Calibri"/>
          <w:color w:val="0F4761" w:themeColor="accent1" w:themeShade="BF"/>
          <w:sz w:val="22"/>
          <w:szCs w:val="22"/>
          <w:lang w:val="en-GB"/>
        </w:rPr>
        <w:t xml:space="preserve"> medication option</w:t>
      </w:r>
      <w:r w:rsidR="006A4021">
        <w:rPr>
          <w:rFonts w:ascii="Calibri" w:hAnsi="Calibri" w:cs="Calibri"/>
          <w:color w:val="0F4761" w:themeColor="accent1" w:themeShade="BF"/>
          <w:sz w:val="22"/>
          <w:szCs w:val="22"/>
          <w:lang w:val="en-GB"/>
        </w:rPr>
        <w:t xml:space="preserve"> that has a </w:t>
      </w:r>
      <w:r w:rsidR="0039259A" w:rsidRPr="0039259A">
        <w:rPr>
          <w:rFonts w:ascii="Calibri" w:hAnsi="Calibri" w:cs="Calibri"/>
          <w:b/>
          <w:bCs/>
          <w:color w:val="0F4761" w:themeColor="accent1" w:themeShade="BF"/>
          <w:sz w:val="22"/>
          <w:szCs w:val="22"/>
          <w:lang w:val="en-GB"/>
        </w:rPr>
        <w:t>YELLOW</w:t>
      </w:r>
      <w:r w:rsidR="006A4021">
        <w:rPr>
          <w:rFonts w:ascii="Calibri" w:hAnsi="Calibri" w:cs="Calibri"/>
          <w:color w:val="0F4761" w:themeColor="accent1" w:themeShade="BF"/>
          <w:sz w:val="22"/>
          <w:szCs w:val="22"/>
          <w:lang w:val="en-GB"/>
        </w:rPr>
        <w:t xml:space="preserve"> </w:t>
      </w:r>
      <w:r w:rsidR="0039259A">
        <w:rPr>
          <w:rFonts w:ascii="Calibri" w:hAnsi="Calibri" w:cs="Calibri"/>
          <w:color w:val="0F4761" w:themeColor="accent1" w:themeShade="BF"/>
          <w:sz w:val="22"/>
          <w:szCs w:val="22"/>
          <w:lang w:val="en-GB"/>
        </w:rPr>
        <w:t>colour</w:t>
      </w:r>
      <w:r w:rsidR="006A4021">
        <w:rPr>
          <w:rFonts w:ascii="Calibri" w:hAnsi="Calibri" w:cs="Calibri"/>
          <w:color w:val="0F4761" w:themeColor="accent1" w:themeShade="BF"/>
          <w:sz w:val="22"/>
          <w:szCs w:val="22"/>
          <w:lang w:val="en-GB"/>
        </w:rPr>
        <w:t xml:space="preserve"> code</w:t>
      </w:r>
      <w:r>
        <w:rPr>
          <w:rFonts w:ascii="Calibri" w:hAnsi="Calibri" w:cs="Calibri"/>
          <w:color w:val="0F4761" w:themeColor="accent1" w:themeShade="BF"/>
          <w:sz w:val="22"/>
          <w:szCs w:val="22"/>
          <w:lang w:val="en-GB"/>
        </w:rPr>
        <w:t>.</w:t>
      </w:r>
    </w:p>
    <w:p w14:paraId="6DB2C192" w14:textId="77777777" w:rsidR="00D075BB" w:rsidRDefault="00D075BB" w:rsidP="003D06F4">
      <w:pPr>
        <w:pStyle w:val="ListParagraph"/>
        <w:numPr>
          <w:ilvl w:val="1"/>
          <w:numId w:val="6"/>
        </w:numPr>
        <w:rPr>
          <w:rFonts w:ascii="Calibri" w:hAnsi="Calibri" w:cs="Calibri"/>
          <w:color w:val="0F4761" w:themeColor="accent1" w:themeShade="BF"/>
          <w:sz w:val="22"/>
          <w:szCs w:val="22"/>
          <w:lang w:val="en-GB"/>
        </w:rPr>
      </w:pPr>
      <w:r w:rsidRPr="00D075BB">
        <w:rPr>
          <w:rFonts w:ascii="Calibri" w:hAnsi="Calibri" w:cs="Calibri"/>
          <w:color w:val="0F4761" w:themeColor="accent1" w:themeShade="BF"/>
          <w:sz w:val="22"/>
          <w:szCs w:val="22"/>
          <w:lang w:val="en-GB"/>
        </w:rPr>
        <w:t>A notification is displayed that the selection has been successfully registered.</w:t>
      </w:r>
    </w:p>
    <w:p w14:paraId="503559A3" w14:textId="77729120" w:rsidR="00E62321" w:rsidRDefault="45B2FA1A" w:rsidP="00E62321">
      <w:pPr>
        <w:pStyle w:val="ListParagraph"/>
        <w:numPr>
          <w:ilvl w:val="1"/>
          <w:numId w:val="6"/>
        </w:numPr>
        <w:rPr>
          <w:rFonts w:ascii="Calibri" w:hAnsi="Calibri" w:cs="Calibri"/>
          <w:color w:val="0F4761" w:themeColor="accent1" w:themeShade="BF"/>
          <w:sz w:val="22"/>
          <w:szCs w:val="22"/>
          <w:lang w:val="en-GB"/>
        </w:rPr>
      </w:pPr>
      <w:r w:rsidRPr="06EF5DD0">
        <w:rPr>
          <w:rFonts w:ascii="Calibri" w:hAnsi="Calibri" w:cs="Calibri"/>
          <w:color w:val="0F4761" w:themeColor="accent1" w:themeShade="BF"/>
          <w:sz w:val="22"/>
          <w:szCs w:val="22"/>
          <w:lang w:val="en-GB"/>
        </w:rPr>
        <w:t>The medication line/Prescription can be populated with the:</w:t>
      </w:r>
    </w:p>
    <w:p w14:paraId="29BC9F81"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Medication Name</w:t>
      </w:r>
    </w:p>
    <w:p w14:paraId="443FD0CF"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ATC-Code</w:t>
      </w:r>
    </w:p>
    <w:p w14:paraId="5F3A70D6"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VMP Group</w:t>
      </w:r>
    </w:p>
    <w:p w14:paraId="6007A133"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Dosage</w:t>
      </w:r>
    </w:p>
    <w:p w14:paraId="1FC00B1B"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DosageUnit</w:t>
      </w:r>
      <w:proofErr w:type="spellEnd"/>
    </w:p>
    <w:p w14:paraId="2576BBAA"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Frequency</w:t>
      </w:r>
    </w:p>
    <w:p w14:paraId="570A2CB7"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FrequencyUnit</w:t>
      </w:r>
      <w:proofErr w:type="spellEnd"/>
    </w:p>
    <w:p w14:paraId="3C625F04" w14:textId="77777777" w:rsidR="00E62321" w:rsidRDefault="00E62321" w:rsidP="00E62321">
      <w:pPr>
        <w:pStyle w:val="ListParagraph"/>
        <w:numPr>
          <w:ilvl w:val="5"/>
          <w:numId w:val="6"/>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Duration</w:t>
      </w:r>
    </w:p>
    <w:p w14:paraId="15C9F7AA" w14:textId="7EF7912C" w:rsidR="00E62321" w:rsidRPr="00905613" w:rsidRDefault="00E62321" w:rsidP="00905613">
      <w:pPr>
        <w:pStyle w:val="ListParagraph"/>
        <w:numPr>
          <w:ilvl w:val="5"/>
          <w:numId w:val="6"/>
        </w:numPr>
        <w:rPr>
          <w:rFonts w:ascii="Calibri" w:hAnsi="Calibri" w:cs="Calibri"/>
          <w:color w:val="0F4761" w:themeColor="accent1" w:themeShade="BF"/>
          <w:sz w:val="22"/>
          <w:szCs w:val="22"/>
          <w:lang w:val="en-GB"/>
        </w:rPr>
      </w:pPr>
      <w:proofErr w:type="spellStart"/>
      <w:r>
        <w:rPr>
          <w:rFonts w:ascii="Calibri" w:hAnsi="Calibri" w:cs="Calibri"/>
          <w:color w:val="0F4761" w:themeColor="accent1" w:themeShade="BF"/>
          <w:sz w:val="22"/>
          <w:szCs w:val="22"/>
          <w:lang w:val="en-GB"/>
        </w:rPr>
        <w:t>DurationUnit</w:t>
      </w:r>
      <w:proofErr w:type="spellEnd"/>
    </w:p>
    <w:p w14:paraId="72733C75" w14:textId="77777777" w:rsidR="000827BD" w:rsidRDefault="000827BD" w:rsidP="000827BD">
      <w:pPr>
        <w:pStyle w:val="ListParagraph"/>
        <w:ind w:left="862"/>
        <w:rPr>
          <w:rFonts w:ascii="Calibri" w:hAnsi="Calibri" w:cs="Calibri"/>
          <w:lang w:val="en-GB"/>
        </w:rPr>
      </w:pPr>
    </w:p>
    <w:p w14:paraId="49E34E1D" w14:textId="77777777" w:rsidR="000827BD" w:rsidRPr="00A46D95" w:rsidRDefault="000827BD" w:rsidP="000827BD">
      <w:pPr>
        <w:pStyle w:val="ListParagraph"/>
        <w:ind w:left="862"/>
        <w:rPr>
          <w:rFonts w:ascii="Calibri" w:hAnsi="Calibri" w:cs="Calibri"/>
          <w:lang w:val="en-GB"/>
        </w:rPr>
      </w:pPr>
    </w:p>
    <w:p w14:paraId="303880E2" w14:textId="77777777" w:rsidR="000827BD" w:rsidRPr="00A46D95" w:rsidRDefault="000827BD" w:rsidP="000827BD">
      <w:pPr>
        <w:pStyle w:val="Heading3"/>
        <w:spacing w:before="0"/>
        <w:rPr>
          <w:rFonts w:ascii="Calibri" w:hAnsi="Calibri" w:cs="Calibri"/>
          <w:sz w:val="24"/>
          <w:szCs w:val="24"/>
          <w:u w:val="single"/>
        </w:rPr>
      </w:pPr>
      <w:bookmarkStart w:id="18" w:name="_Toc216709728"/>
      <w:r w:rsidRPr="00A46D95">
        <w:rPr>
          <w:rFonts w:ascii="Calibri" w:hAnsi="Calibri" w:cs="Calibri"/>
          <w:sz w:val="24"/>
          <w:szCs w:val="24"/>
          <w:u w:val="single"/>
        </w:rPr>
        <w:t>Expected outcome</w:t>
      </w:r>
      <w:bookmarkEnd w:id="18"/>
    </w:p>
    <w:p w14:paraId="02B5297C" w14:textId="77777777" w:rsidR="000827BD" w:rsidRPr="00A46D95" w:rsidRDefault="000827BD" w:rsidP="000827BD">
      <w:pPr>
        <w:rPr>
          <w:rFonts w:ascii="Calibri" w:hAnsi="Calibri" w:cs="Calibri"/>
          <w:lang w:val="en-GB"/>
        </w:rPr>
      </w:pPr>
    </w:p>
    <w:p w14:paraId="7B05232E" w14:textId="69671D39" w:rsidR="000827BD" w:rsidRPr="006A4021" w:rsidRDefault="006A4021" w:rsidP="000827BD">
      <w:pPr>
        <w:rPr>
          <w:rFonts w:ascii="Calibri" w:hAnsi="Calibri" w:cs="Calibri"/>
          <w:sz w:val="22"/>
          <w:szCs w:val="22"/>
        </w:rPr>
      </w:pPr>
      <w:r w:rsidRPr="006A4021">
        <w:rPr>
          <w:rFonts w:ascii="Calibri" w:hAnsi="Calibri" w:cs="Calibri"/>
          <w:sz w:val="22"/>
          <w:szCs w:val="22"/>
        </w:rPr>
        <w:t>The user can set a default ‘</w:t>
      </w:r>
      <w:proofErr w:type="spellStart"/>
      <w:r w:rsidRPr="006A4021">
        <w:rPr>
          <w:rFonts w:ascii="Calibri" w:hAnsi="Calibri" w:cs="Calibri"/>
          <w:sz w:val="22"/>
          <w:szCs w:val="22"/>
        </w:rPr>
        <w:t>infectiedomein</w:t>
      </w:r>
      <w:proofErr w:type="spellEnd"/>
      <w:r w:rsidR="001E5FFA">
        <w:rPr>
          <w:rFonts w:ascii="Calibri" w:hAnsi="Calibri" w:cs="Calibri"/>
          <w:sz w:val="22"/>
          <w:szCs w:val="22"/>
        </w:rPr>
        <w:t>/</w:t>
      </w:r>
      <w:proofErr w:type="spellStart"/>
      <w:r w:rsidR="001E5FFA">
        <w:rPr>
          <w:rFonts w:ascii="Calibri" w:hAnsi="Calibri" w:cs="Calibri"/>
          <w:sz w:val="22"/>
          <w:szCs w:val="22"/>
        </w:rPr>
        <w:t>domaine</w:t>
      </w:r>
      <w:proofErr w:type="spellEnd"/>
      <w:r w:rsidR="001E5FFA">
        <w:rPr>
          <w:rFonts w:ascii="Calibri" w:hAnsi="Calibri" w:cs="Calibri"/>
          <w:sz w:val="22"/>
          <w:szCs w:val="22"/>
        </w:rPr>
        <w:t xml:space="preserve"> </w:t>
      </w:r>
      <w:proofErr w:type="spellStart"/>
      <w:r w:rsidR="001E5FFA">
        <w:rPr>
          <w:rFonts w:ascii="Calibri" w:hAnsi="Calibri" w:cs="Calibri"/>
          <w:sz w:val="22"/>
          <w:szCs w:val="22"/>
        </w:rPr>
        <w:t>infectieux</w:t>
      </w:r>
      <w:proofErr w:type="spellEnd"/>
      <w:r w:rsidRPr="006A4021">
        <w:rPr>
          <w:rFonts w:ascii="Calibri" w:hAnsi="Calibri" w:cs="Calibri"/>
          <w:sz w:val="22"/>
          <w:szCs w:val="22"/>
        </w:rPr>
        <w:t>’</w:t>
      </w:r>
    </w:p>
    <w:p w14:paraId="0FB7B5A7" w14:textId="68595E8C" w:rsidR="005A1A82" w:rsidRPr="006A4021" w:rsidRDefault="006A4021" w:rsidP="001E09DB">
      <w:pPr>
        <w:rPr>
          <w:rFonts w:ascii="Calibri" w:hAnsi="Calibri" w:cs="Calibri"/>
          <w:sz w:val="22"/>
          <w:szCs w:val="22"/>
        </w:rPr>
      </w:pPr>
      <w:r w:rsidRPr="006A4021">
        <w:rPr>
          <w:rFonts w:ascii="Calibri" w:hAnsi="Calibri" w:cs="Calibri"/>
          <w:sz w:val="22"/>
          <w:szCs w:val="22"/>
        </w:rPr>
        <w:t>The user can successfully select a yellow outcome.</w:t>
      </w:r>
    </w:p>
    <w:p w14:paraId="14386C81" w14:textId="77777777" w:rsidR="005A1A82" w:rsidRPr="00A46D95" w:rsidRDefault="005A1A82" w:rsidP="001E09DB">
      <w:pPr>
        <w:rPr>
          <w:rFonts w:ascii="Calibri" w:hAnsi="Calibri" w:cs="Calibri"/>
        </w:rPr>
      </w:pPr>
    </w:p>
    <w:p w14:paraId="1380670A" w14:textId="54B4639E" w:rsidR="001E09DB" w:rsidRPr="00A46D95" w:rsidRDefault="001E09DB" w:rsidP="001E09DB">
      <w:pPr>
        <w:rPr>
          <w:rFonts w:ascii="Calibri" w:hAnsi="Calibri" w:cs="Calibri"/>
        </w:rPr>
      </w:pPr>
    </w:p>
    <w:p w14:paraId="19CE2420" w14:textId="4E18A028" w:rsidR="00A8228D" w:rsidRPr="00A46D95" w:rsidRDefault="00A8228D">
      <w:pPr>
        <w:rPr>
          <w:rFonts w:ascii="Calibri" w:eastAsiaTheme="majorEastAsia" w:hAnsi="Calibri" w:cs="Calibri"/>
          <w:b/>
          <w:bCs/>
          <w:color w:val="0F4761"/>
          <w:kern w:val="2"/>
          <w:sz w:val="32"/>
          <w:szCs w:val="32"/>
          <w14:ligatures w14:val="standardContextual"/>
        </w:rPr>
      </w:pPr>
      <w:bookmarkStart w:id="19" w:name="_Toc191056524"/>
      <w:bookmarkStart w:id="20" w:name="_Toc193816566"/>
    </w:p>
    <w:bookmarkEnd w:id="19"/>
    <w:bookmarkEnd w:id="20"/>
    <w:p w14:paraId="480E9643" w14:textId="77777777" w:rsidR="00593E1C" w:rsidRDefault="00593E1C">
      <w:pPr>
        <w:rPr>
          <w:rFonts w:ascii="Calibri" w:hAnsi="Calibri" w:cs="Calibri"/>
          <w:sz w:val="22"/>
          <w:szCs w:val="22"/>
        </w:rPr>
      </w:pPr>
      <w:r>
        <w:rPr>
          <w:rFonts w:ascii="Calibri" w:hAnsi="Calibri" w:cs="Calibri"/>
          <w:sz w:val="22"/>
          <w:szCs w:val="22"/>
        </w:rPr>
        <w:br w:type="page"/>
      </w:r>
    </w:p>
    <w:p w14:paraId="5ED364FC" w14:textId="5160B305" w:rsidR="00593E1C" w:rsidRDefault="00593E1C" w:rsidP="00593E1C">
      <w:pPr>
        <w:pStyle w:val="H3"/>
      </w:pPr>
      <w:bookmarkStart w:id="21" w:name="_Toc216709729"/>
      <w:r>
        <w:lastRenderedPageBreak/>
        <w:t>The user selects ‘andere</w:t>
      </w:r>
      <w:r w:rsidR="001B6CEF">
        <w:t>/autre</w:t>
      </w:r>
      <w:r>
        <w:t>’</w:t>
      </w:r>
      <w:bookmarkEnd w:id="21"/>
    </w:p>
    <w:p w14:paraId="21793A97" w14:textId="77777777" w:rsidR="00593E1C" w:rsidRPr="00A46D95" w:rsidRDefault="00593E1C" w:rsidP="00593E1C">
      <w:pPr>
        <w:pStyle w:val="Heading3"/>
        <w:spacing w:before="0"/>
        <w:rPr>
          <w:rFonts w:ascii="Calibri" w:hAnsi="Calibri" w:cs="Calibri"/>
          <w:u w:val="single"/>
        </w:rPr>
      </w:pPr>
      <w:bookmarkStart w:id="22" w:name="_Toc216709730"/>
      <w:r w:rsidRPr="00A46D95">
        <w:rPr>
          <w:rFonts w:ascii="Calibri" w:hAnsi="Calibri" w:cs="Calibri"/>
          <w:sz w:val="24"/>
          <w:szCs w:val="24"/>
          <w:u w:val="single"/>
        </w:rPr>
        <w:t>Objective</w:t>
      </w:r>
      <w:bookmarkEnd w:id="22"/>
    </w:p>
    <w:p w14:paraId="42C973F8" w14:textId="77777777" w:rsidR="00593E1C" w:rsidRPr="00A46D95" w:rsidRDefault="00593E1C" w:rsidP="00593E1C">
      <w:pPr>
        <w:rPr>
          <w:rFonts w:ascii="Calibri" w:hAnsi="Calibri" w:cs="Calibri"/>
        </w:rPr>
      </w:pPr>
    </w:p>
    <w:p w14:paraId="4572C503" w14:textId="69FD79CE" w:rsidR="00593E1C" w:rsidRPr="00A46D95" w:rsidRDefault="00593E1C" w:rsidP="00593E1C">
      <w:pPr>
        <w:rPr>
          <w:rFonts w:ascii="Calibri" w:hAnsi="Calibri" w:cs="Calibri"/>
          <w:sz w:val="22"/>
          <w:szCs w:val="22"/>
        </w:rPr>
      </w:pPr>
      <w:r>
        <w:rPr>
          <w:rFonts w:ascii="Calibri" w:hAnsi="Calibri" w:cs="Calibri"/>
          <w:sz w:val="22"/>
          <w:szCs w:val="22"/>
        </w:rPr>
        <w:t>The user is able to select ‘andere</w:t>
      </w:r>
      <w:r w:rsidR="001B6CEF">
        <w:rPr>
          <w:rFonts w:ascii="Calibri" w:hAnsi="Calibri" w:cs="Calibri"/>
          <w:sz w:val="22"/>
          <w:szCs w:val="22"/>
        </w:rPr>
        <w:t>/autre</w:t>
      </w:r>
      <w:r>
        <w:rPr>
          <w:rFonts w:ascii="Calibri" w:hAnsi="Calibri" w:cs="Calibri"/>
          <w:sz w:val="22"/>
          <w:szCs w:val="22"/>
        </w:rPr>
        <w:t>’ as recommendation, but the user has to provide motivation.</w:t>
      </w:r>
    </w:p>
    <w:p w14:paraId="5EFCEEB6" w14:textId="77777777" w:rsidR="00593E1C" w:rsidRPr="00A46D95" w:rsidRDefault="00593E1C" w:rsidP="00593E1C">
      <w:pPr>
        <w:rPr>
          <w:rFonts w:ascii="Calibri" w:hAnsi="Calibri" w:cs="Calibri"/>
          <w:sz w:val="22"/>
          <w:szCs w:val="22"/>
        </w:rPr>
      </w:pPr>
    </w:p>
    <w:p w14:paraId="285EA82A" w14:textId="77777777" w:rsidR="00593E1C" w:rsidRPr="00A46D95" w:rsidRDefault="00593E1C" w:rsidP="00593E1C">
      <w:pPr>
        <w:pStyle w:val="Heading3"/>
        <w:rPr>
          <w:rFonts w:ascii="Calibri" w:hAnsi="Calibri" w:cs="Calibri"/>
          <w:sz w:val="24"/>
          <w:szCs w:val="24"/>
          <w:u w:val="single"/>
        </w:rPr>
      </w:pPr>
      <w:bookmarkStart w:id="23" w:name="_Toc216709731"/>
      <w:r w:rsidRPr="00A46D95">
        <w:rPr>
          <w:rFonts w:ascii="Calibri" w:hAnsi="Calibri" w:cs="Calibri"/>
          <w:sz w:val="24"/>
          <w:szCs w:val="24"/>
          <w:u w:val="single"/>
        </w:rPr>
        <w:t>Actors</w:t>
      </w:r>
      <w:bookmarkEnd w:id="23"/>
    </w:p>
    <w:p w14:paraId="52662A40" w14:textId="77777777" w:rsidR="00593E1C" w:rsidRPr="00A46D95" w:rsidRDefault="00593E1C" w:rsidP="00593E1C">
      <w:pPr>
        <w:rPr>
          <w:rFonts w:ascii="Calibri" w:hAnsi="Calibri" w:cs="Calibri"/>
        </w:rPr>
      </w:pPr>
    </w:p>
    <w:p w14:paraId="346FAEAB" w14:textId="77777777" w:rsidR="00593E1C" w:rsidRPr="006A4021" w:rsidRDefault="00593E1C" w:rsidP="003D06F4">
      <w:pPr>
        <w:pStyle w:val="ListParagraph"/>
        <w:numPr>
          <w:ilvl w:val="0"/>
          <w:numId w:val="2"/>
        </w:numPr>
        <w:rPr>
          <w:rFonts w:ascii="Calibri" w:hAnsi="Calibri" w:cs="Calibri"/>
          <w:sz w:val="22"/>
          <w:szCs w:val="22"/>
        </w:rPr>
      </w:pPr>
      <w:r w:rsidRPr="00A46D95">
        <w:rPr>
          <w:rFonts w:ascii="Calibri" w:hAnsi="Calibri" w:cs="Calibri"/>
          <w:sz w:val="22"/>
          <w:szCs w:val="22"/>
        </w:rPr>
        <w:t>Prescriber</w:t>
      </w:r>
    </w:p>
    <w:p w14:paraId="3B8CB2A8" w14:textId="77777777" w:rsidR="00593E1C" w:rsidRDefault="00593E1C" w:rsidP="00593E1C">
      <w:pPr>
        <w:pStyle w:val="Heading3"/>
        <w:rPr>
          <w:rFonts w:ascii="Calibri" w:hAnsi="Calibri" w:cs="Calibri"/>
          <w:sz w:val="24"/>
          <w:szCs w:val="24"/>
          <w:u w:val="single"/>
        </w:rPr>
      </w:pPr>
      <w:bookmarkStart w:id="24" w:name="_Toc216709732"/>
      <w:r w:rsidRPr="00A46D95">
        <w:rPr>
          <w:rFonts w:ascii="Calibri" w:hAnsi="Calibri" w:cs="Calibri"/>
          <w:sz w:val="24"/>
          <w:szCs w:val="24"/>
          <w:u w:val="single"/>
        </w:rPr>
        <w:t>Steps in the scenario</w:t>
      </w:r>
      <w:bookmarkEnd w:id="24"/>
    </w:p>
    <w:p w14:paraId="1FAEBD63" w14:textId="77777777" w:rsidR="00593E1C" w:rsidRDefault="00593E1C" w:rsidP="00593E1C"/>
    <w:p w14:paraId="0DA43717" w14:textId="77777777" w:rsidR="00593E1C" w:rsidRPr="00AB04E6" w:rsidRDefault="00593E1C" w:rsidP="00593E1C">
      <w:pPr>
        <w:rPr>
          <w:sz w:val="12"/>
          <w:szCs w:val="12"/>
        </w:rPr>
      </w:pPr>
    </w:p>
    <w:p w14:paraId="6FE222B4" w14:textId="77777777" w:rsidR="00593E1C" w:rsidRPr="0039259A" w:rsidRDefault="00593E1C" w:rsidP="003D06F4">
      <w:pPr>
        <w:pStyle w:val="ListParagraph"/>
        <w:numPr>
          <w:ilvl w:val="0"/>
          <w:numId w:val="7"/>
        </w:numPr>
        <w:rPr>
          <w:rFonts w:ascii="Calibri" w:hAnsi="Calibri" w:cs="Calibri"/>
          <w:color w:val="0F4761" w:themeColor="accent1" w:themeShade="BF"/>
          <w:sz w:val="22"/>
          <w:szCs w:val="22"/>
          <w:lang w:val="en-GB"/>
        </w:rPr>
      </w:pPr>
      <w:r w:rsidRPr="0039259A">
        <w:rPr>
          <w:rFonts w:ascii="Calibri" w:hAnsi="Calibri" w:cs="Calibri"/>
          <w:b/>
          <w:bCs/>
          <w:color w:val="0F4761" w:themeColor="accent1" w:themeShade="BF"/>
          <w:sz w:val="22"/>
          <w:szCs w:val="22"/>
          <w:lang w:val="en-GB"/>
        </w:rPr>
        <w:t>Login to the application</w:t>
      </w:r>
    </w:p>
    <w:p w14:paraId="515A39D1" w14:textId="5CC3EAEA" w:rsidR="00593E1C" w:rsidRPr="00A46D95" w:rsidRDefault="00593E1C"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User is logged in</w:t>
      </w:r>
      <w:r w:rsidR="009B2270">
        <w:rPr>
          <w:rFonts w:ascii="Calibri" w:hAnsi="Calibri" w:cs="Calibri"/>
          <w:color w:val="0F4761" w:themeColor="accent1" w:themeShade="BF"/>
          <w:sz w:val="22"/>
          <w:szCs w:val="22"/>
          <w:lang w:val="en-GB"/>
        </w:rPr>
        <w:t>.</w:t>
      </w:r>
    </w:p>
    <w:p w14:paraId="0D68EC75" w14:textId="77777777" w:rsidR="00593E1C" w:rsidRPr="00A46D95" w:rsidRDefault="00593E1C" w:rsidP="00593E1C">
      <w:pPr>
        <w:pStyle w:val="ListParagraph"/>
        <w:ind w:left="0"/>
        <w:rPr>
          <w:rFonts w:ascii="Calibri" w:hAnsi="Calibri" w:cs="Calibri"/>
          <w:sz w:val="22"/>
          <w:szCs w:val="22"/>
          <w:lang w:val="en-GB"/>
        </w:rPr>
      </w:pPr>
    </w:p>
    <w:p w14:paraId="0D43FCB4" w14:textId="77777777" w:rsidR="00593E1C" w:rsidRPr="0039259A" w:rsidRDefault="00593E1C" w:rsidP="003D06F4">
      <w:pPr>
        <w:pStyle w:val="ListParagraph"/>
        <w:numPr>
          <w:ilvl w:val="0"/>
          <w:numId w:val="7"/>
        </w:numPr>
        <w:rPr>
          <w:rFonts w:ascii="Calibri" w:hAnsi="Calibri" w:cs="Calibri"/>
          <w:color w:val="0F4761" w:themeColor="accent1" w:themeShade="BF"/>
          <w:sz w:val="22"/>
          <w:szCs w:val="22"/>
          <w:lang w:val="en-GB"/>
        </w:rPr>
      </w:pPr>
      <w:r w:rsidRPr="0039259A">
        <w:rPr>
          <w:rFonts w:ascii="Calibri" w:hAnsi="Calibri" w:cs="Calibri"/>
          <w:b/>
          <w:bCs/>
          <w:color w:val="0F4761" w:themeColor="accent1" w:themeShade="BF"/>
          <w:sz w:val="22"/>
          <w:szCs w:val="22"/>
          <w:lang w:val="en-GB"/>
        </w:rPr>
        <w:t>Select an indication.</w:t>
      </w:r>
    </w:p>
    <w:p w14:paraId="044241B6" w14:textId="76A9DA00" w:rsidR="00593E1C" w:rsidRDefault="00593E1C"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The user selects an indication from the dropdown menu. (‘ex. Urethritis</w:t>
      </w:r>
      <w:r w:rsidR="009B2270">
        <w:rPr>
          <w:rFonts w:ascii="Calibri" w:hAnsi="Calibri" w:cs="Calibri"/>
          <w:color w:val="0F4761" w:themeColor="accent1" w:themeShade="BF"/>
          <w:sz w:val="22"/>
          <w:szCs w:val="22"/>
          <w:lang w:val="en-GB"/>
        </w:rPr>
        <w:t>/</w:t>
      </w:r>
      <w:proofErr w:type="spellStart"/>
      <w:r w:rsidR="009B2270">
        <w:rPr>
          <w:rFonts w:ascii="Calibri" w:hAnsi="Calibri" w:cs="Calibri"/>
          <w:color w:val="0F4761" w:themeColor="accent1" w:themeShade="BF"/>
          <w:sz w:val="22"/>
          <w:szCs w:val="22"/>
          <w:lang w:val="en-GB"/>
        </w:rPr>
        <w:t>Urétrite</w:t>
      </w:r>
      <w:proofErr w:type="spellEnd"/>
      <w:r w:rsidR="009B2270">
        <w:rPr>
          <w:rFonts w:ascii="Calibri" w:hAnsi="Calibri" w:cs="Calibri"/>
          <w:color w:val="0F4761" w:themeColor="accent1" w:themeShade="BF"/>
          <w:sz w:val="22"/>
          <w:szCs w:val="22"/>
          <w:lang w:val="en-GB"/>
        </w:rPr>
        <w:t>’</w:t>
      </w:r>
      <w:r>
        <w:rPr>
          <w:rFonts w:ascii="Calibri" w:hAnsi="Calibri" w:cs="Calibri"/>
          <w:color w:val="0F4761" w:themeColor="accent1" w:themeShade="BF"/>
          <w:sz w:val="22"/>
          <w:szCs w:val="22"/>
          <w:lang w:val="en-GB"/>
        </w:rPr>
        <w:t>’)</w:t>
      </w:r>
    </w:p>
    <w:p w14:paraId="7CDF9F0E" w14:textId="6748DC46" w:rsidR="00593E1C" w:rsidRDefault="00593E1C" w:rsidP="003D06F4">
      <w:pPr>
        <w:pStyle w:val="ListParagraph"/>
        <w:numPr>
          <w:ilvl w:val="0"/>
          <w:numId w:val="4"/>
        </w:numPr>
        <w:rPr>
          <w:rFonts w:ascii="Calibri" w:hAnsi="Calibri" w:cs="Calibri"/>
          <w:color w:val="0F4761" w:themeColor="accent1" w:themeShade="BF"/>
          <w:sz w:val="22"/>
          <w:szCs w:val="22"/>
          <w:lang w:val="en-GB"/>
        </w:rPr>
      </w:pPr>
      <w:r>
        <w:rPr>
          <w:rFonts w:ascii="Calibri" w:hAnsi="Calibri" w:cs="Calibri"/>
          <w:color w:val="0F4761" w:themeColor="accent1" w:themeShade="BF"/>
          <w:sz w:val="22"/>
          <w:szCs w:val="22"/>
          <w:lang w:val="en-GB"/>
        </w:rPr>
        <w:t>Press the ‘</w:t>
      </w:r>
      <w:r w:rsidR="009B2270">
        <w:rPr>
          <w:rFonts w:ascii="Calibri" w:hAnsi="Calibri" w:cs="Calibri"/>
          <w:color w:val="0F4761" w:themeColor="accent1" w:themeShade="BF"/>
          <w:sz w:val="22"/>
          <w:szCs w:val="22"/>
          <w:lang w:val="en-GB"/>
        </w:rPr>
        <w:t>Bevestigen/confirmer’</w:t>
      </w:r>
      <w:r>
        <w:rPr>
          <w:rFonts w:ascii="Calibri" w:hAnsi="Calibri" w:cs="Calibri"/>
          <w:color w:val="0F4761" w:themeColor="accent1" w:themeShade="BF"/>
          <w:sz w:val="22"/>
          <w:szCs w:val="22"/>
          <w:lang w:val="en-GB"/>
        </w:rPr>
        <w:t xml:space="preserve"> button.</w:t>
      </w:r>
    </w:p>
    <w:p w14:paraId="29E5E847" w14:textId="5FA1AB65" w:rsidR="00593E1C" w:rsidRPr="006A4021" w:rsidRDefault="00593E1C" w:rsidP="003D06F4">
      <w:pPr>
        <w:pStyle w:val="ListParagraph"/>
        <w:numPr>
          <w:ilvl w:val="0"/>
          <w:numId w:val="4"/>
        </w:numPr>
        <w:rPr>
          <w:rFonts w:ascii="Calibri" w:hAnsi="Calibri" w:cs="Calibri"/>
          <w:color w:val="0F4761" w:themeColor="accent1" w:themeShade="BF"/>
          <w:sz w:val="22"/>
          <w:szCs w:val="22"/>
        </w:rPr>
      </w:pPr>
      <w:r>
        <w:rPr>
          <w:rFonts w:ascii="Calibri" w:hAnsi="Calibri" w:cs="Calibri"/>
          <w:color w:val="0F4761" w:themeColor="accent1" w:themeShade="BF"/>
          <w:sz w:val="22"/>
          <w:szCs w:val="22"/>
          <w:lang w:val="en-GB"/>
        </w:rPr>
        <w:t>Do not select any parameters</w:t>
      </w:r>
      <w:r w:rsidR="009B2270">
        <w:rPr>
          <w:rFonts w:ascii="Calibri" w:hAnsi="Calibri" w:cs="Calibri"/>
          <w:color w:val="0F4761" w:themeColor="accent1" w:themeShade="BF"/>
          <w:sz w:val="22"/>
          <w:szCs w:val="22"/>
          <w:lang w:val="en-GB"/>
        </w:rPr>
        <w:t>.</w:t>
      </w:r>
    </w:p>
    <w:p w14:paraId="740CBFEF" w14:textId="616178F8" w:rsidR="00593E1C" w:rsidRDefault="00593E1C" w:rsidP="003D06F4">
      <w:pPr>
        <w:pStyle w:val="ListParagraph"/>
        <w:numPr>
          <w:ilvl w:val="0"/>
          <w:numId w:val="4"/>
        </w:numPr>
        <w:rPr>
          <w:rFonts w:ascii="Calibri" w:hAnsi="Calibri" w:cs="Calibri"/>
          <w:color w:val="0F4761" w:themeColor="accent1" w:themeShade="BF"/>
          <w:sz w:val="22"/>
          <w:szCs w:val="22"/>
        </w:rPr>
      </w:pPr>
      <w:r w:rsidRPr="00F61D5B">
        <w:rPr>
          <w:rFonts w:ascii="Calibri" w:hAnsi="Calibri" w:cs="Calibri"/>
          <w:color w:val="0F4761" w:themeColor="accent1" w:themeShade="BF"/>
          <w:sz w:val="22"/>
          <w:szCs w:val="22"/>
        </w:rPr>
        <w:t>Press the ‘</w:t>
      </w:r>
      <w:proofErr w:type="spellStart"/>
      <w:r w:rsidR="009B2270">
        <w:rPr>
          <w:rFonts w:ascii="Calibri" w:hAnsi="Calibri" w:cs="Calibri"/>
          <w:color w:val="0F4761" w:themeColor="accent1" w:themeShade="BF"/>
          <w:sz w:val="22"/>
          <w:szCs w:val="22"/>
        </w:rPr>
        <w:t>Bekijk</w:t>
      </w:r>
      <w:proofErr w:type="spellEnd"/>
      <w:r w:rsidR="009B2270">
        <w:rPr>
          <w:rFonts w:ascii="Calibri" w:hAnsi="Calibri" w:cs="Calibri"/>
          <w:color w:val="0F4761" w:themeColor="accent1" w:themeShade="BF"/>
          <w:sz w:val="22"/>
          <w:szCs w:val="22"/>
        </w:rPr>
        <w:t xml:space="preserve"> de </w:t>
      </w:r>
      <w:proofErr w:type="spellStart"/>
      <w:r w:rsidR="009B2270">
        <w:rPr>
          <w:rFonts w:ascii="Calibri" w:hAnsi="Calibri" w:cs="Calibri"/>
          <w:color w:val="0F4761" w:themeColor="accent1" w:themeShade="BF"/>
          <w:sz w:val="22"/>
          <w:szCs w:val="22"/>
        </w:rPr>
        <w:t>aanbevelingen</w:t>
      </w:r>
      <w:proofErr w:type="spellEnd"/>
      <w:r w:rsidR="009B2270">
        <w:rPr>
          <w:rFonts w:ascii="Calibri" w:hAnsi="Calibri" w:cs="Calibri"/>
          <w:color w:val="0F4761" w:themeColor="accent1" w:themeShade="BF"/>
          <w:sz w:val="22"/>
          <w:szCs w:val="22"/>
        </w:rPr>
        <w:t xml:space="preserve">/Voir les </w:t>
      </w:r>
      <w:proofErr w:type="spellStart"/>
      <w:r w:rsidR="009B2270">
        <w:rPr>
          <w:rFonts w:ascii="Calibri" w:hAnsi="Calibri" w:cs="Calibri"/>
          <w:color w:val="0F4761" w:themeColor="accent1" w:themeShade="BF"/>
          <w:sz w:val="22"/>
          <w:szCs w:val="22"/>
        </w:rPr>
        <w:t>recommandations</w:t>
      </w:r>
      <w:proofErr w:type="spellEnd"/>
      <w:r w:rsidR="009B2270">
        <w:rPr>
          <w:rFonts w:ascii="Calibri" w:hAnsi="Calibri" w:cs="Calibri"/>
          <w:color w:val="0F4761" w:themeColor="accent1" w:themeShade="BF"/>
          <w:sz w:val="22"/>
          <w:szCs w:val="22"/>
        </w:rPr>
        <w:t xml:space="preserve">’ </w:t>
      </w:r>
      <w:r>
        <w:rPr>
          <w:rFonts w:ascii="Calibri" w:hAnsi="Calibri" w:cs="Calibri"/>
          <w:color w:val="0F4761" w:themeColor="accent1" w:themeShade="BF"/>
          <w:sz w:val="22"/>
          <w:szCs w:val="22"/>
        </w:rPr>
        <w:t>button</w:t>
      </w:r>
      <w:r w:rsidR="009B2270">
        <w:rPr>
          <w:rFonts w:ascii="Calibri" w:hAnsi="Calibri" w:cs="Calibri"/>
          <w:color w:val="0F4761" w:themeColor="accent1" w:themeShade="BF"/>
          <w:sz w:val="22"/>
          <w:szCs w:val="22"/>
        </w:rPr>
        <w:t>.</w:t>
      </w:r>
    </w:p>
    <w:p w14:paraId="282C335B" w14:textId="77777777" w:rsidR="00593E1C" w:rsidRPr="006A4021" w:rsidRDefault="00593E1C" w:rsidP="00593E1C">
      <w:pPr>
        <w:pStyle w:val="ListParagraph"/>
        <w:rPr>
          <w:rFonts w:ascii="Calibri" w:hAnsi="Calibri" w:cs="Calibri"/>
          <w:color w:val="0F4761" w:themeColor="accent1" w:themeShade="BF"/>
          <w:sz w:val="22"/>
          <w:szCs w:val="22"/>
          <w:lang w:val="en-GB"/>
        </w:rPr>
      </w:pPr>
    </w:p>
    <w:p w14:paraId="42BAE387" w14:textId="77777777" w:rsidR="00593E1C" w:rsidRPr="0039259A" w:rsidRDefault="00593E1C" w:rsidP="003D06F4">
      <w:pPr>
        <w:pStyle w:val="ListParagraph"/>
        <w:numPr>
          <w:ilvl w:val="0"/>
          <w:numId w:val="7"/>
        </w:numPr>
        <w:rPr>
          <w:rFonts w:ascii="Calibri" w:hAnsi="Calibri" w:cs="Calibri"/>
          <w:color w:val="0F4761" w:themeColor="accent1" w:themeShade="BF"/>
          <w:sz w:val="22"/>
          <w:szCs w:val="22"/>
          <w:lang w:val="en-GB"/>
        </w:rPr>
      </w:pPr>
      <w:r w:rsidRPr="0039259A">
        <w:rPr>
          <w:rFonts w:ascii="Calibri" w:hAnsi="Calibri" w:cs="Calibri"/>
          <w:b/>
          <w:bCs/>
          <w:color w:val="0F4761" w:themeColor="accent1" w:themeShade="BF"/>
          <w:sz w:val="22"/>
          <w:szCs w:val="22"/>
          <w:lang w:val="en-GB"/>
        </w:rPr>
        <w:t>A list of medications is suggested.</w:t>
      </w:r>
    </w:p>
    <w:p w14:paraId="16B79819" w14:textId="1B5CAE9A" w:rsidR="00593E1C" w:rsidRDefault="00593E1C" w:rsidP="50C68DB2">
      <w:pPr>
        <w:pStyle w:val="ListParagraph"/>
        <w:numPr>
          <w:ilvl w:val="0"/>
          <w:numId w:val="5"/>
        </w:numPr>
        <w:rPr>
          <w:rFonts w:ascii="Calibri" w:hAnsi="Calibri" w:cs="Calibri"/>
          <w:color w:val="0F4761" w:themeColor="accent1" w:themeShade="BF"/>
          <w:sz w:val="22"/>
          <w:szCs w:val="22"/>
        </w:rPr>
      </w:pPr>
      <w:r w:rsidRPr="50C68DB2">
        <w:rPr>
          <w:rFonts w:ascii="Calibri" w:hAnsi="Calibri" w:cs="Calibri"/>
          <w:color w:val="0F4761" w:themeColor="accent1" w:themeShade="BF"/>
          <w:sz w:val="22"/>
          <w:szCs w:val="22"/>
        </w:rPr>
        <w:t>Scroll down to the bottom of the medication list and select ‘Andere</w:t>
      </w:r>
      <w:r w:rsidR="000446D1" w:rsidRPr="50C68DB2">
        <w:rPr>
          <w:rFonts w:ascii="Calibri" w:hAnsi="Calibri" w:cs="Calibri"/>
          <w:color w:val="0F4761" w:themeColor="accent1" w:themeShade="BF"/>
          <w:sz w:val="22"/>
          <w:szCs w:val="22"/>
        </w:rPr>
        <w:t>/autre</w:t>
      </w:r>
      <w:r w:rsidRPr="50C68DB2">
        <w:rPr>
          <w:rFonts w:ascii="Calibri" w:hAnsi="Calibri" w:cs="Calibri"/>
          <w:color w:val="0F4761" w:themeColor="accent1" w:themeShade="BF"/>
          <w:sz w:val="22"/>
          <w:szCs w:val="22"/>
        </w:rPr>
        <w:t>’.</w:t>
      </w:r>
    </w:p>
    <w:p w14:paraId="0ABA5FFA" w14:textId="4198E656" w:rsidR="00593E1C" w:rsidRDefault="00593E1C" w:rsidP="003D06F4">
      <w:pPr>
        <w:pStyle w:val="ListParagraph"/>
        <w:numPr>
          <w:ilvl w:val="0"/>
          <w:numId w:val="5"/>
        </w:numPr>
        <w:rPr>
          <w:rFonts w:ascii="Calibri" w:hAnsi="Calibri" w:cs="Calibri"/>
          <w:color w:val="0F4761" w:themeColor="accent1" w:themeShade="BF"/>
          <w:sz w:val="22"/>
          <w:szCs w:val="22"/>
        </w:rPr>
      </w:pPr>
      <w:r>
        <w:rPr>
          <w:rFonts w:ascii="Calibri" w:hAnsi="Calibri" w:cs="Calibri"/>
          <w:color w:val="0F4761" w:themeColor="accent1" w:themeShade="BF"/>
          <w:sz w:val="22"/>
          <w:szCs w:val="22"/>
          <w:lang w:val="en-GB"/>
        </w:rPr>
        <w:t xml:space="preserve">A popup will open </w:t>
      </w:r>
      <w:r w:rsidR="00783343">
        <w:rPr>
          <w:rFonts w:ascii="Calibri" w:hAnsi="Calibri" w:cs="Calibri"/>
          <w:color w:val="0F4761" w:themeColor="accent1" w:themeShade="BF"/>
          <w:sz w:val="22"/>
          <w:szCs w:val="22"/>
          <w:lang w:val="en-GB"/>
        </w:rPr>
        <w:t xml:space="preserve">and the user will have to fill in a textbox. </w:t>
      </w:r>
      <w:r w:rsidR="00783343" w:rsidRPr="00783343">
        <w:rPr>
          <w:rFonts w:ascii="Calibri" w:hAnsi="Calibri" w:cs="Calibri"/>
          <w:color w:val="0F4761" w:themeColor="accent1" w:themeShade="BF"/>
          <w:sz w:val="22"/>
          <w:szCs w:val="22"/>
        </w:rPr>
        <w:t xml:space="preserve">‘Specifieer wat u went </w:t>
      </w:r>
      <w:proofErr w:type="spellStart"/>
      <w:r w:rsidR="00783343" w:rsidRPr="00783343">
        <w:rPr>
          <w:rFonts w:ascii="Calibri" w:hAnsi="Calibri" w:cs="Calibri"/>
          <w:color w:val="0F4761" w:themeColor="accent1" w:themeShade="BF"/>
          <w:sz w:val="22"/>
          <w:szCs w:val="22"/>
        </w:rPr>
        <w:t>te</w:t>
      </w:r>
      <w:proofErr w:type="spellEnd"/>
      <w:r w:rsidR="00783343" w:rsidRPr="00783343">
        <w:rPr>
          <w:rFonts w:ascii="Calibri" w:hAnsi="Calibri" w:cs="Calibri"/>
          <w:color w:val="0F4761" w:themeColor="accent1" w:themeShade="BF"/>
          <w:sz w:val="22"/>
          <w:szCs w:val="22"/>
        </w:rPr>
        <w:t xml:space="preserve"> </w:t>
      </w:r>
      <w:proofErr w:type="spellStart"/>
      <w:r w:rsidR="00783343" w:rsidRPr="00783343">
        <w:rPr>
          <w:rFonts w:ascii="Calibri" w:hAnsi="Calibri" w:cs="Calibri"/>
          <w:color w:val="0F4761" w:themeColor="accent1" w:themeShade="BF"/>
          <w:sz w:val="22"/>
          <w:szCs w:val="22"/>
        </w:rPr>
        <w:t>doen</w:t>
      </w:r>
      <w:proofErr w:type="spellEnd"/>
      <w:r w:rsidR="00783343" w:rsidRPr="00783343">
        <w:rPr>
          <w:rFonts w:ascii="Calibri" w:hAnsi="Calibri" w:cs="Calibri"/>
          <w:color w:val="0F4761" w:themeColor="accent1" w:themeShade="BF"/>
          <w:sz w:val="22"/>
          <w:szCs w:val="22"/>
        </w:rPr>
        <w:t>:*</w:t>
      </w:r>
      <w:r w:rsidR="000446D1">
        <w:rPr>
          <w:rFonts w:ascii="Calibri" w:hAnsi="Calibri" w:cs="Calibri"/>
          <w:color w:val="0F4761" w:themeColor="accent1" w:themeShade="BF"/>
          <w:sz w:val="22"/>
          <w:szCs w:val="22"/>
        </w:rPr>
        <w:t>/</w:t>
      </w:r>
      <w:proofErr w:type="spellStart"/>
      <w:r w:rsidR="000446D1">
        <w:rPr>
          <w:rFonts w:ascii="Calibri" w:hAnsi="Calibri" w:cs="Calibri"/>
          <w:color w:val="0F4761" w:themeColor="accent1" w:themeShade="BF"/>
          <w:sz w:val="22"/>
          <w:szCs w:val="22"/>
        </w:rPr>
        <w:t>Spécifiez</w:t>
      </w:r>
      <w:proofErr w:type="spellEnd"/>
      <w:r w:rsidR="000446D1">
        <w:rPr>
          <w:rFonts w:ascii="Calibri" w:hAnsi="Calibri" w:cs="Calibri"/>
          <w:color w:val="0F4761" w:themeColor="accent1" w:themeShade="BF"/>
          <w:sz w:val="22"/>
          <w:szCs w:val="22"/>
        </w:rPr>
        <w:t xml:space="preserve"> </w:t>
      </w:r>
      <w:proofErr w:type="spellStart"/>
      <w:r w:rsidR="000446D1">
        <w:rPr>
          <w:rFonts w:ascii="Calibri" w:hAnsi="Calibri" w:cs="Calibri"/>
          <w:color w:val="0F4761" w:themeColor="accent1" w:themeShade="BF"/>
          <w:sz w:val="22"/>
          <w:szCs w:val="22"/>
        </w:rPr>
        <w:t>ce</w:t>
      </w:r>
      <w:proofErr w:type="spellEnd"/>
      <w:r w:rsidR="000446D1">
        <w:rPr>
          <w:rFonts w:ascii="Calibri" w:hAnsi="Calibri" w:cs="Calibri"/>
          <w:color w:val="0F4761" w:themeColor="accent1" w:themeShade="BF"/>
          <w:sz w:val="22"/>
          <w:szCs w:val="22"/>
        </w:rPr>
        <w:t xml:space="preserve"> </w:t>
      </w:r>
      <w:proofErr w:type="spellStart"/>
      <w:r w:rsidR="000446D1">
        <w:rPr>
          <w:rFonts w:ascii="Calibri" w:hAnsi="Calibri" w:cs="Calibri"/>
          <w:color w:val="0F4761" w:themeColor="accent1" w:themeShade="BF"/>
          <w:sz w:val="22"/>
          <w:szCs w:val="22"/>
        </w:rPr>
        <w:t>que</w:t>
      </w:r>
      <w:proofErr w:type="spellEnd"/>
      <w:r w:rsidR="000446D1">
        <w:rPr>
          <w:rFonts w:ascii="Calibri" w:hAnsi="Calibri" w:cs="Calibri"/>
          <w:color w:val="0F4761" w:themeColor="accent1" w:themeShade="BF"/>
          <w:sz w:val="22"/>
          <w:szCs w:val="22"/>
        </w:rPr>
        <w:t xml:space="preserve"> vous </w:t>
      </w:r>
      <w:proofErr w:type="spellStart"/>
      <w:r w:rsidR="000446D1">
        <w:rPr>
          <w:rFonts w:ascii="Calibri" w:hAnsi="Calibri" w:cs="Calibri"/>
          <w:color w:val="0F4761" w:themeColor="accent1" w:themeShade="BF"/>
          <w:sz w:val="22"/>
          <w:szCs w:val="22"/>
        </w:rPr>
        <w:t>souhaitez</w:t>
      </w:r>
      <w:proofErr w:type="spellEnd"/>
      <w:r w:rsidR="000446D1">
        <w:rPr>
          <w:rFonts w:ascii="Calibri" w:hAnsi="Calibri" w:cs="Calibri"/>
          <w:color w:val="0F4761" w:themeColor="accent1" w:themeShade="BF"/>
          <w:sz w:val="22"/>
          <w:szCs w:val="22"/>
        </w:rPr>
        <w:t xml:space="preserve"> faire:*</w:t>
      </w:r>
      <w:r w:rsidR="00783343" w:rsidRPr="00783343">
        <w:rPr>
          <w:rFonts w:ascii="Calibri" w:hAnsi="Calibri" w:cs="Calibri"/>
          <w:color w:val="0F4761" w:themeColor="accent1" w:themeShade="BF"/>
          <w:sz w:val="22"/>
          <w:szCs w:val="22"/>
        </w:rPr>
        <w:t>’</w:t>
      </w:r>
      <w:r w:rsidR="00783343" w:rsidRPr="00783343">
        <w:rPr>
          <w:rFonts w:ascii="Calibri" w:hAnsi="Calibri" w:cs="Calibri"/>
          <w:color w:val="0F4761" w:themeColor="accent1" w:themeShade="BF"/>
          <w:sz w:val="22"/>
          <w:szCs w:val="22"/>
        </w:rPr>
        <w:br/>
        <w:t>The user will have to</w:t>
      </w:r>
      <w:r w:rsidR="00783343">
        <w:rPr>
          <w:rFonts w:ascii="Calibri" w:hAnsi="Calibri" w:cs="Calibri"/>
          <w:color w:val="0F4761" w:themeColor="accent1" w:themeShade="BF"/>
          <w:sz w:val="22"/>
          <w:szCs w:val="22"/>
        </w:rPr>
        <w:t xml:space="preserve"> select from a dropdown menu why he chooses to ignore the recommendation.</w:t>
      </w:r>
    </w:p>
    <w:p w14:paraId="56FBE7D5" w14:textId="77777777" w:rsidR="00744758" w:rsidRPr="00D075BB" w:rsidRDefault="00744758" w:rsidP="003D06F4">
      <w:pPr>
        <w:pStyle w:val="ListParagraph"/>
        <w:numPr>
          <w:ilvl w:val="0"/>
          <w:numId w:val="5"/>
        </w:numPr>
        <w:rPr>
          <w:rFonts w:ascii="Calibri" w:hAnsi="Calibri" w:cs="Calibri"/>
          <w:color w:val="0F4761" w:themeColor="accent1" w:themeShade="BF"/>
          <w:sz w:val="22"/>
          <w:szCs w:val="22"/>
          <w:lang w:val="en-GB"/>
        </w:rPr>
      </w:pPr>
      <w:r w:rsidRPr="00D075BB">
        <w:rPr>
          <w:rFonts w:ascii="Calibri" w:hAnsi="Calibri" w:cs="Calibri"/>
          <w:color w:val="0F4761" w:themeColor="accent1" w:themeShade="BF"/>
          <w:sz w:val="22"/>
          <w:szCs w:val="22"/>
          <w:lang w:val="en-GB"/>
        </w:rPr>
        <w:t>A notification is displayed that the selection has been successfully registered.</w:t>
      </w:r>
    </w:p>
    <w:p w14:paraId="5B1E915A" w14:textId="77777777" w:rsidR="00593E1C" w:rsidRPr="00744758" w:rsidRDefault="00593E1C" w:rsidP="00593E1C">
      <w:pPr>
        <w:rPr>
          <w:rFonts w:ascii="Calibri" w:hAnsi="Calibri" w:cs="Calibri"/>
          <w:lang w:val="en-GB"/>
        </w:rPr>
      </w:pPr>
    </w:p>
    <w:p w14:paraId="3EBB06FB" w14:textId="77777777" w:rsidR="00593E1C" w:rsidRPr="00783343" w:rsidRDefault="00593E1C" w:rsidP="00593E1C">
      <w:pPr>
        <w:rPr>
          <w:rFonts w:ascii="Calibri" w:hAnsi="Calibri" w:cs="Calibri"/>
        </w:rPr>
      </w:pPr>
    </w:p>
    <w:p w14:paraId="2807AA7F" w14:textId="77777777" w:rsidR="00593E1C" w:rsidRPr="00A46D95" w:rsidRDefault="00593E1C" w:rsidP="00593E1C">
      <w:pPr>
        <w:pStyle w:val="Heading3"/>
        <w:rPr>
          <w:rFonts w:ascii="Calibri" w:hAnsi="Calibri" w:cs="Calibri"/>
          <w:sz w:val="24"/>
          <w:szCs w:val="24"/>
          <w:u w:val="single"/>
        </w:rPr>
      </w:pPr>
      <w:bookmarkStart w:id="25" w:name="_Toc216709733"/>
      <w:r w:rsidRPr="00A46D95">
        <w:rPr>
          <w:rFonts w:ascii="Calibri" w:hAnsi="Calibri" w:cs="Calibri"/>
          <w:sz w:val="24"/>
          <w:szCs w:val="24"/>
          <w:u w:val="single"/>
        </w:rPr>
        <w:t>Expected outcome</w:t>
      </w:r>
      <w:bookmarkEnd w:id="25"/>
    </w:p>
    <w:p w14:paraId="49247F69" w14:textId="77777777" w:rsidR="00593E1C" w:rsidRPr="00A46D95" w:rsidRDefault="00593E1C" w:rsidP="00593E1C">
      <w:pPr>
        <w:rPr>
          <w:rFonts w:ascii="Calibri" w:hAnsi="Calibri" w:cs="Calibri"/>
          <w:lang w:val="en-GB"/>
        </w:rPr>
      </w:pPr>
    </w:p>
    <w:p w14:paraId="1838BE9B" w14:textId="19937CA2" w:rsidR="00593E1C" w:rsidRDefault="00593E1C" w:rsidP="00593E1C">
      <w:pPr>
        <w:rPr>
          <w:rFonts w:ascii="Calibri" w:hAnsi="Calibri" w:cs="Calibri"/>
          <w:sz w:val="22"/>
          <w:szCs w:val="22"/>
        </w:rPr>
      </w:pPr>
      <w:r w:rsidRPr="006A4021">
        <w:rPr>
          <w:rFonts w:ascii="Calibri" w:hAnsi="Calibri" w:cs="Calibri"/>
          <w:sz w:val="22"/>
          <w:szCs w:val="22"/>
        </w:rPr>
        <w:t xml:space="preserve">The user can successfully select </w:t>
      </w:r>
      <w:r>
        <w:rPr>
          <w:rFonts w:ascii="Calibri" w:hAnsi="Calibri" w:cs="Calibri"/>
          <w:sz w:val="22"/>
          <w:szCs w:val="22"/>
        </w:rPr>
        <w:t>‘andere</w:t>
      </w:r>
      <w:r w:rsidR="007B5390">
        <w:rPr>
          <w:rFonts w:ascii="Calibri" w:hAnsi="Calibri" w:cs="Calibri"/>
          <w:sz w:val="22"/>
          <w:szCs w:val="22"/>
        </w:rPr>
        <w:t>/autre</w:t>
      </w:r>
      <w:r>
        <w:rPr>
          <w:rFonts w:ascii="Calibri" w:hAnsi="Calibri" w:cs="Calibri"/>
          <w:sz w:val="22"/>
          <w:szCs w:val="22"/>
        </w:rPr>
        <w:t>’</w:t>
      </w:r>
      <w:r w:rsidRPr="006A4021">
        <w:rPr>
          <w:rFonts w:ascii="Calibri" w:hAnsi="Calibri" w:cs="Calibri"/>
          <w:sz w:val="22"/>
          <w:szCs w:val="22"/>
        </w:rPr>
        <w:t>.</w:t>
      </w:r>
    </w:p>
    <w:p w14:paraId="22C95972" w14:textId="77777777" w:rsidR="00593E1C" w:rsidRPr="00593E1C" w:rsidRDefault="00593E1C" w:rsidP="00593E1C">
      <w:pPr>
        <w:pStyle w:val="Heading3"/>
      </w:pPr>
    </w:p>
    <w:sectPr w:rsidR="00593E1C" w:rsidRPr="00593E1C" w:rsidSect="00450C0E">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6131" w14:textId="77777777" w:rsidR="001A29B9" w:rsidRDefault="001A29B9" w:rsidP="00450C0E">
      <w:r>
        <w:separator/>
      </w:r>
    </w:p>
  </w:endnote>
  <w:endnote w:type="continuationSeparator" w:id="0">
    <w:p w14:paraId="38A0E946" w14:textId="77777777" w:rsidR="001A29B9" w:rsidRDefault="001A29B9" w:rsidP="00450C0E">
      <w:r>
        <w:continuationSeparator/>
      </w:r>
    </w:p>
  </w:endnote>
  <w:endnote w:type="continuationNotice" w:id="1">
    <w:p w14:paraId="032B10FE" w14:textId="77777777" w:rsidR="001A29B9" w:rsidRDefault="001A29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99747"/>
      <w:docPartObj>
        <w:docPartGallery w:val="Page Numbers (Bottom of Page)"/>
        <w:docPartUnique/>
      </w:docPartObj>
    </w:sdtPr>
    <w:sdtEndPr>
      <w:rPr>
        <w:noProof/>
      </w:rPr>
    </w:sdtEndPr>
    <w:sdtContent>
      <w:p w14:paraId="26DEC24B" w14:textId="1CB83D8E" w:rsidR="00A46D95" w:rsidRDefault="00A46D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4CE947" w14:textId="77777777" w:rsidR="00A46D95" w:rsidRDefault="00A46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6D43E" w14:textId="77777777" w:rsidR="001A29B9" w:rsidRDefault="001A29B9" w:rsidP="00450C0E">
      <w:r>
        <w:separator/>
      </w:r>
    </w:p>
  </w:footnote>
  <w:footnote w:type="continuationSeparator" w:id="0">
    <w:p w14:paraId="2566817F" w14:textId="77777777" w:rsidR="001A29B9" w:rsidRDefault="001A29B9" w:rsidP="00450C0E">
      <w:r>
        <w:continuationSeparator/>
      </w:r>
    </w:p>
  </w:footnote>
  <w:footnote w:type="continuationNotice" w:id="1">
    <w:p w14:paraId="79B77C11" w14:textId="77777777" w:rsidR="001A29B9" w:rsidRDefault="001A29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7247"/>
    <w:multiLevelType w:val="hybridMultilevel"/>
    <w:tmpl w:val="519C5DC2"/>
    <w:lvl w:ilvl="0" w:tplc="FFFFFFFF">
      <w:start w:val="1"/>
      <w:numFmt w:val="decimal"/>
      <w:lvlText w:val="%1."/>
      <w:lvlJc w:val="left"/>
      <w:pPr>
        <w:ind w:left="720" w:hanging="360"/>
      </w:pPr>
      <w:rPr>
        <w:rFonts w:hint="default"/>
        <w:b/>
        <w:bCs/>
        <w:color w:val="0F4761" w:themeColor="accent1" w:themeShade="BF"/>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AC1C52"/>
    <w:multiLevelType w:val="hybridMultilevel"/>
    <w:tmpl w:val="C9EE56B8"/>
    <w:lvl w:ilvl="0" w:tplc="0413000F">
      <w:start w:val="1"/>
      <w:numFmt w:val="decimal"/>
      <w:lvlText w:val="%1."/>
      <w:lvlJc w:val="left"/>
      <w:pPr>
        <w:ind w:left="720" w:hanging="360"/>
      </w:pPr>
      <w:rPr>
        <w:rFonts w:hint="default"/>
        <w:b/>
        <w:bCs/>
        <w:color w:val="0F4761" w:themeColor="accent1" w:themeShade="BF"/>
      </w:rPr>
    </w:lvl>
    <w:lvl w:ilvl="1" w:tplc="0413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1150C4"/>
    <w:multiLevelType w:val="hybridMultilevel"/>
    <w:tmpl w:val="D48694BE"/>
    <w:lvl w:ilvl="0" w:tplc="FFFFFFFF">
      <w:start w:val="1"/>
      <w:numFmt w:val="decimal"/>
      <w:lvlText w:val="%1."/>
      <w:lvlJc w:val="left"/>
      <w:pPr>
        <w:ind w:left="720" w:hanging="360"/>
      </w:pPr>
      <w:rPr>
        <w:rFonts w:hint="default"/>
        <w:b/>
        <w:bCs/>
        <w:color w:val="0F4761" w:themeColor="accent1" w:themeShade="BF"/>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810073"/>
    <w:multiLevelType w:val="hybridMultilevel"/>
    <w:tmpl w:val="71449A4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428B1C69"/>
    <w:multiLevelType w:val="hybridMultilevel"/>
    <w:tmpl w:val="42B20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5C2B0F"/>
    <w:multiLevelType w:val="hybridMultilevel"/>
    <w:tmpl w:val="2EDC07B8"/>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6" w15:restartNumberingAfterBreak="0">
    <w:nsid w:val="76CA6623"/>
    <w:multiLevelType w:val="multilevel"/>
    <w:tmpl w:val="F7FE6AEE"/>
    <w:lvl w:ilvl="0">
      <w:start w:val="1"/>
      <w:numFmt w:val="decimal"/>
      <w:pStyle w:val="H2"/>
      <w:lvlText w:val="%1."/>
      <w:lvlJc w:val="left"/>
      <w:pPr>
        <w:ind w:left="720" w:hanging="360"/>
      </w:pPr>
      <w:rPr>
        <w:rFonts w:ascii="Calibri" w:hAnsi="Calibri" w:cs="Calibri" w:hint="default"/>
        <w:sz w:val="32"/>
        <w:szCs w:val="32"/>
      </w:rPr>
    </w:lvl>
    <w:lvl w:ilvl="1">
      <w:start w:val="1"/>
      <w:numFmt w:val="decimal"/>
      <w:pStyle w:val="H3"/>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685521580">
    <w:abstractNumId w:val="6"/>
  </w:num>
  <w:num w:numId="2" w16cid:durableId="1262567332">
    <w:abstractNumId w:val="4"/>
  </w:num>
  <w:num w:numId="3" w16cid:durableId="1527911787">
    <w:abstractNumId w:val="1"/>
  </w:num>
  <w:num w:numId="4" w16cid:durableId="78866490">
    <w:abstractNumId w:val="3"/>
  </w:num>
  <w:num w:numId="5" w16cid:durableId="449934088">
    <w:abstractNumId w:val="5"/>
  </w:num>
  <w:num w:numId="6" w16cid:durableId="802118783">
    <w:abstractNumId w:val="2"/>
  </w:num>
  <w:num w:numId="7" w16cid:durableId="1859734536">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Poilvache (RIZIV-INAMI)">
    <w15:presenceInfo w15:providerId="AD" w15:userId="S::kevin.poilvache@riziv-inami.fgov.be::92f552cf-eb80-49d5-8d4c-2a465b244c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7B"/>
    <w:rsid w:val="00000CAE"/>
    <w:rsid w:val="00003DD0"/>
    <w:rsid w:val="000078CF"/>
    <w:rsid w:val="00011D5C"/>
    <w:rsid w:val="00013749"/>
    <w:rsid w:val="00014086"/>
    <w:rsid w:val="00016CF3"/>
    <w:rsid w:val="00023C2A"/>
    <w:rsid w:val="00033F71"/>
    <w:rsid w:val="00035465"/>
    <w:rsid w:val="00036589"/>
    <w:rsid w:val="00036F0E"/>
    <w:rsid w:val="0004340D"/>
    <w:rsid w:val="000446D1"/>
    <w:rsid w:val="00054806"/>
    <w:rsid w:val="00057BC6"/>
    <w:rsid w:val="00061D52"/>
    <w:rsid w:val="00065A42"/>
    <w:rsid w:val="0006621E"/>
    <w:rsid w:val="00067A9D"/>
    <w:rsid w:val="00073DE2"/>
    <w:rsid w:val="00075FE1"/>
    <w:rsid w:val="000827BD"/>
    <w:rsid w:val="00082AFD"/>
    <w:rsid w:val="00084D60"/>
    <w:rsid w:val="00085B26"/>
    <w:rsid w:val="00090189"/>
    <w:rsid w:val="00090FC0"/>
    <w:rsid w:val="00097662"/>
    <w:rsid w:val="000A00D5"/>
    <w:rsid w:val="000D1AAC"/>
    <w:rsid w:val="000E1E50"/>
    <w:rsid w:val="000E7B8D"/>
    <w:rsid w:val="000F1092"/>
    <w:rsid w:val="000F24B1"/>
    <w:rsid w:val="000F3DC3"/>
    <w:rsid w:val="00103EA8"/>
    <w:rsid w:val="00110951"/>
    <w:rsid w:val="001151AE"/>
    <w:rsid w:val="00115445"/>
    <w:rsid w:val="00116B56"/>
    <w:rsid w:val="0011773D"/>
    <w:rsid w:val="00135D3E"/>
    <w:rsid w:val="001367AA"/>
    <w:rsid w:val="00142E5D"/>
    <w:rsid w:val="001525EF"/>
    <w:rsid w:val="0016187B"/>
    <w:rsid w:val="00187146"/>
    <w:rsid w:val="00193FFB"/>
    <w:rsid w:val="001A29B9"/>
    <w:rsid w:val="001A4994"/>
    <w:rsid w:val="001A6FB2"/>
    <w:rsid w:val="001B295F"/>
    <w:rsid w:val="001B4C76"/>
    <w:rsid w:val="001B6CEF"/>
    <w:rsid w:val="001C14FA"/>
    <w:rsid w:val="001C284A"/>
    <w:rsid w:val="001C7C02"/>
    <w:rsid w:val="001D01FE"/>
    <w:rsid w:val="001D359E"/>
    <w:rsid w:val="001E09DB"/>
    <w:rsid w:val="001E26CA"/>
    <w:rsid w:val="001E5FFA"/>
    <w:rsid w:val="001E7252"/>
    <w:rsid w:val="001F63C1"/>
    <w:rsid w:val="002014E9"/>
    <w:rsid w:val="002055E1"/>
    <w:rsid w:val="00215044"/>
    <w:rsid w:val="00221F66"/>
    <w:rsid w:val="0022724D"/>
    <w:rsid w:val="00227DFE"/>
    <w:rsid w:val="00234E1C"/>
    <w:rsid w:val="002372FE"/>
    <w:rsid w:val="002413AD"/>
    <w:rsid w:val="002459D7"/>
    <w:rsid w:val="00245EFA"/>
    <w:rsid w:val="00247283"/>
    <w:rsid w:val="002516AF"/>
    <w:rsid w:val="0025331E"/>
    <w:rsid w:val="0025457B"/>
    <w:rsid w:val="00256C50"/>
    <w:rsid w:val="00256F9B"/>
    <w:rsid w:val="00261943"/>
    <w:rsid w:val="00270DB1"/>
    <w:rsid w:val="00273C61"/>
    <w:rsid w:val="00280D27"/>
    <w:rsid w:val="00281725"/>
    <w:rsid w:val="0028208F"/>
    <w:rsid w:val="002837A9"/>
    <w:rsid w:val="00286FBE"/>
    <w:rsid w:val="00290F23"/>
    <w:rsid w:val="0029219E"/>
    <w:rsid w:val="00292753"/>
    <w:rsid w:val="00292ED0"/>
    <w:rsid w:val="00296C5B"/>
    <w:rsid w:val="002A2F72"/>
    <w:rsid w:val="002A3DE4"/>
    <w:rsid w:val="002B5BFF"/>
    <w:rsid w:val="002C0423"/>
    <w:rsid w:val="002C568A"/>
    <w:rsid w:val="002C7061"/>
    <w:rsid w:val="002D7D8E"/>
    <w:rsid w:val="002E049F"/>
    <w:rsid w:val="002F0461"/>
    <w:rsid w:val="002F1140"/>
    <w:rsid w:val="002F595B"/>
    <w:rsid w:val="002F6AB9"/>
    <w:rsid w:val="003052B1"/>
    <w:rsid w:val="00307098"/>
    <w:rsid w:val="00307427"/>
    <w:rsid w:val="003103E5"/>
    <w:rsid w:val="00324669"/>
    <w:rsid w:val="00330169"/>
    <w:rsid w:val="00331864"/>
    <w:rsid w:val="00334428"/>
    <w:rsid w:val="0033508B"/>
    <w:rsid w:val="00337BB9"/>
    <w:rsid w:val="00345907"/>
    <w:rsid w:val="00346958"/>
    <w:rsid w:val="00351CB8"/>
    <w:rsid w:val="00357FC6"/>
    <w:rsid w:val="003609D6"/>
    <w:rsid w:val="0036490B"/>
    <w:rsid w:val="003649F5"/>
    <w:rsid w:val="00371096"/>
    <w:rsid w:val="00372715"/>
    <w:rsid w:val="00373D0B"/>
    <w:rsid w:val="0038273A"/>
    <w:rsid w:val="003837B8"/>
    <w:rsid w:val="0039259A"/>
    <w:rsid w:val="0039569C"/>
    <w:rsid w:val="003A112B"/>
    <w:rsid w:val="003A3591"/>
    <w:rsid w:val="003A5167"/>
    <w:rsid w:val="003A71BF"/>
    <w:rsid w:val="003B5409"/>
    <w:rsid w:val="003C32BF"/>
    <w:rsid w:val="003D06F4"/>
    <w:rsid w:val="003D103B"/>
    <w:rsid w:val="003E2420"/>
    <w:rsid w:val="003E296B"/>
    <w:rsid w:val="003E30E2"/>
    <w:rsid w:val="003F0DF1"/>
    <w:rsid w:val="003F18A5"/>
    <w:rsid w:val="003F28FC"/>
    <w:rsid w:val="004121C9"/>
    <w:rsid w:val="00412DC9"/>
    <w:rsid w:val="00414F03"/>
    <w:rsid w:val="00420142"/>
    <w:rsid w:val="00434573"/>
    <w:rsid w:val="00435272"/>
    <w:rsid w:val="004408B5"/>
    <w:rsid w:val="004469A5"/>
    <w:rsid w:val="004505EC"/>
    <w:rsid w:val="00450C0E"/>
    <w:rsid w:val="0045245F"/>
    <w:rsid w:val="00453798"/>
    <w:rsid w:val="00454079"/>
    <w:rsid w:val="00455D99"/>
    <w:rsid w:val="00483F65"/>
    <w:rsid w:val="00494177"/>
    <w:rsid w:val="00496A80"/>
    <w:rsid w:val="004C49A4"/>
    <w:rsid w:val="004C510E"/>
    <w:rsid w:val="004D023B"/>
    <w:rsid w:val="004D4286"/>
    <w:rsid w:val="004D4BA5"/>
    <w:rsid w:val="004D5D77"/>
    <w:rsid w:val="004D5E1F"/>
    <w:rsid w:val="004E0B27"/>
    <w:rsid w:val="004E29A3"/>
    <w:rsid w:val="004E29D7"/>
    <w:rsid w:val="004E2BA6"/>
    <w:rsid w:val="004E477E"/>
    <w:rsid w:val="004E47E1"/>
    <w:rsid w:val="004F2AF6"/>
    <w:rsid w:val="004F2C03"/>
    <w:rsid w:val="00506403"/>
    <w:rsid w:val="005064E0"/>
    <w:rsid w:val="0051086A"/>
    <w:rsid w:val="00515A79"/>
    <w:rsid w:val="005176BD"/>
    <w:rsid w:val="00522B92"/>
    <w:rsid w:val="005352B3"/>
    <w:rsid w:val="00546430"/>
    <w:rsid w:val="00551697"/>
    <w:rsid w:val="00556F2A"/>
    <w:rsid w:val="00566918"/>
    <w:rsid w:val="00570BAD"/>
    <w:rsid w:val="0057444E"/>
    <w:rsid w:val="00582762"/>
    <w:rsid w:val="005926F5"/>
    <w:rsid w:val="00593E1C"/>
    <w:rsid w:val="005A1A82"/>
    <w:rsid w:val="005A505F"/>
    <w:rsid w:val="005A514A"/>
    <w:rsid w:val="005B05F2"/>
    <w:rsid w:val="005B064E"/>
    <w:rsid w:val="005D4916"/>
    <w:rsid w:val="005D4CE7"/>
    <w:rsid w:val="005D520F"/>
    <w:rsid w:val="005D5C38"/>
    <w:rsid w:val="005D60B1"/>
    <w:rsid w:val="005E3C86"/>
    <w:rsid w:val="005E4FB2"/>
    <w:rsid w:val="005F0F23"/>
    <w:rsid w:val="00603798"/>
    <w:rsid w:val="0060469D"/>
    <w:rsid w:val="006114AB"/>
    <w:rsid w:val="00611AF2"/>
    <w:rsid w:val="00622AE1"/>
    <w:rsid w:val="00635C5F"/>
    <w:rsid w:val="00635F5D"/>
    <w:rsid w:val="00637495"/>
    <w:rsid w:val="00645E5F"/>
    <w:rsid w:val="00654A6E"/>
    <w:rsid w:val="00654C36"/>
    <w:rsid w:val="00660A20"/>
    <w:rsid w:val="0066121F"/>
    <w:rsid w:val="006676B0"/>
    <w:rsid w:val="0067646D"/>
    <w:rsid w:val="00683AA5"/>
    <w:rsid w:val="00691286"/>
    <w:rsid w:val="00693010"/>
    <w:rsid w:val="00696619"/>
    <w:rsid w:val="006A0AA2"/>
    <w:rsid w:val="006A1A3B"/>
    <w:rsid w:val="006A1D6B"/>
    <w:rsid w:val="006A4021"/>
    <w:rsid w:val="006A7018"/>
    <w:rsid w:val="006C1A77"/>
    <w:rsid w:val="006C368A"/>
    <w:rsid w:val="006E59F9"/>
    <w:rsid w:val="006E5B23"/>
    <w:rsid w:val="006E72F7"/>
    <w:rsid w:val="006F0579"/>
    <w:rsid w:val="0070116A"/>
    <w:rsid w:val="0070528C"/>
    <w:rsid w:val="007054B3"/>
    <w:rsid w:val="00712534"/>
    <w:rsid w:val="00716FC5"/>
    <w:rsid w:val="00726AB5"/>
    <w:rsid w:val="0074127F"/>
    <w:rsid w:val="00743309"/>
    <w:rsid w:val="00743692"/>
    <w:rsid w:val="00744758"/>
    <w:rsid w:val="007471A9"/>
    <w:rsid w:val="007501F2"/>
    <w:rsid w:val="007512E5"/>
    <w:rsid w:val="0076598E"/>
    <w:rsid w:val="00766B9E"/>
    <w:rsid w:val="00770CBE"/>
    <w:rsid w:val="00774F9E"/>
    <w:rsid w:val="00780237"/>
    <w:rsid w:val="00783343"/>
    <w:rsid w:val="00790922"/>
    <w:rsid w:val="00790D8D"/>
    <w:rsid w:val="0079189E"/>
    <w:rsid w:val="00791DB2"/>
    <w:rsid w:val="0079567E"/>
    <w:rsid w:val="007A2194"/>
    <w:rsid w:val="007A5DCD"/>
    <w:rsid w:val="007A67A9"/>
    <w:rsid w:val="007B5390"/>
    <w:rsid w:val="007B571C"/>
    <w:rsid w:val="007B6C05"/>
    <w:rsid w:val="007C16FA"/>
    <w:rsid w:val="007C71AB"/>
    <w:rsid w:val="007D33A4"/>
    <w:rsid w:val="007D503C"/>
    <w:rsid w:val="007D7B6F"/>
    <w:rsid w:val="007E0EA8"/>
    <w:rsid w:val="007E37A4"/>
    <w:rsid w:val="007E6DD6"/>
    <w:rsid w:val="007F5396"/>
    <w:rsid w:val="00804AE3"/>
    <w:rsid w:val="00805F91"/>
    <w:rsid w:val="00810C0A"/>
    <w:rsid w:val="00811885"/>
    <w:rsid w:val="00814E87"/>
    <w:rsid w:val="00816209"/>
    <w:rsid w:val="00825B45"/>
    <w:rsid w:val="00843889"/>
    <w:rsid w:val="0085399B"/>
    <w:rsid w:val="00853C00"/>
    <w:rsid w:val="00855DDD"/>
    <w:rsid w:val="00873CBF"/>
    <w:rsid w:val="00876F92"/>
    <w:rsid w:val="00880696"/>
    <w:rsid w:val="00887923"/>
    <w:rsid w:val="008903E7"/>
    <w:rsid w:val="00894AA9"/>
    <w:rsid w:val="008A03B9"/>
    <w:rsid w:val="008A0F4F"/>
    <w:rsid w:val="008B270C"/>
    <w:rsid w:val="008B4930"/>
    <w:rsid w:val="008B69F7"/>
    <w:rsid w:val="008C07ED"/>
    <w:rsid w:val="008C74CE"/>
    <w:rsid w:val="008D3295"/>
    <w:rsid w:val="008D4F6E"/>
    <w:rsid w:val="008D720D"/>
    <w:rsid w:val="008E08AF"/>
    <w:rsid w:val="008E6116"/>
    <w:rsid w:val="008F07B2"/>
    <w:rsid w:val="008F2EE7"/>
    <w:rsid w:val="008F7BD4"/>
    <w:rsid w:val="009016E8"/>
    <w:rsid w:val="009045E0"/>
    <w:rsid w:val="009046C4"/>
    <w:rsid w:val="009054E0"/>
    <w:rsid w:val="00905613"/>
    <w:rsid w:val="00907AF8"/>
    <w:rsid w:val="0091109D"/>
    <w:rsid w:val="00911FDF"/>
    <w:rsid w:val="00913139"/>
    <w:rsid w:val="009153E1"/>
    <w:rsid w:val="0094278E"/>
    <w:rsid w:val="00946FA6"/>
    <w:rsid w:val="00946FE6"/>
    <w:rsid w:val="00954462"/>
    <w:rsid w:val="00965663"/>
    <w:rsid w:val="00981C8D"/>
    <w:rsid w:val="00982666"/>
    <w:rsid w:val="00984C9E"/>
    <w:rsid w:val="0099717E"/>
    <w:rsid w:val="009A4E92"/>
    <w:rsid w:val="009A7A30"/>
    <w:rsid w:val="009B2270"/>
    <w:rsid w:val="009C0878"/>
    <w:rsid w:val="009C6712"/>
    <w:rsid w:val="009D1A44"/>
    <w:rsid w:val="009D2BD0"/>
    <w:rsid w:val="009D4B74"/>
    <w:rsid w:val="009E17FE"/>
    <w:rsid w:val="009E565E"/>
    <w:rsid w:val="009F0964"/>
    <w:rsid w:val="009F0CAE"/>
    <w:rsid w:val="009F0D0B"/>
    <w:rsid w:val="00A00F3A"/>
    <w:rsid w:val="00A11DB0"/>
    <w:rsid w:val="00A14E5F"/>
    <w:rsid w:val="00A22884"/>
    <w:rsid w:val="00A25F78"/>
    <w:rsid w:val="00A31BD9"/>
    <w:rsid w:val="00A31CDC"/>
    <w:rsid w:val="00A361D2"/>
    <w:rsid w:val="00A40333"/>
    <w:rsid w:val="00A46D95"/>
    <w:rsid w:val="00A50192"/>
    <w:rsid w:val="00A54C1D"/>
    <w:rsid w:val="00A56F4F"/>
    <w:rsid w:val="00A60CF2"/>
    <w:rsid w:val="00A62A94"/>
    <w:rsid w:val="00A65A45"/>
    <w:rsid w:val="00A660E1"/>
    <w:rsid w:val="00A8228D"/>
    <w:rsid w:val="00A83CDC"/>
    <w:rsid w:val="00A84FD3"/>
    <w:rsid w:val="00A903D0"/>
    <w:rsid w:val="00A90BE9"/>
    <w:rsid w:val="00A955D9"/>
    <w:rsid w:val="00A96633"/>
    <w:rsid w:val="00A96F3C"/>
    <w:rsid w:val="00A97092"/>
    <w:rsid w:val="00AA39AA"/>
    <w:rsid w:val="00AB04E6"/>
    <w:rsid w:val="00AB708E"/>
    <w:rsid w:val="00AC3DA2"/>
    <w:rsid w:val="00AD49A4"/>
    <w:rsid w:val="00AD52E3"/>
    <w:rsid w:val="00AE58B1"/>
    <w:rsid w:val="00AF6C32"/>
    <w:rsid w:val="00B00EF9"/>
    <w:rsid w:val="00B01DE1"/>
    <w:rsid w:val="00B02DF9"/>
    <w:rsid w:val="00B04F50"/>
    <w:rsid w:val="00B063C0"/>
    <w:rsid w:val="00B0663E"/>
    <w:rsid w:val="00B171D6"/>
    <w:rsid w:val="00B4099F"/>
    <w:rsid w:val="00B42338"/>
    <w:rsid w:val="00B43327"/>
    <w:rsid w:val="00B436EF"/>
    <w:rsid w:val="00B43844"/>
    <w:rsid w:val="00B475F7"/>
    <w:rsid w:val="00B52056"/>
    <w:rsid w:val="00B54D14"/>
    <w:rsid w:val="00B55839"/>
    <w:rsid w:val="00B562F7"/>
    <w:rsid w:val="00B6292B"/>
    <w:rsid w:val="00B63F42"/>
    <w:rsid w:val="00B734F5"/>
    <w:rsid w:val="00B73B14"/>
    <w:rsid w:val="00B7560C"/>
    <w:rsid w:val="00B80EFA"/>
    <w:rsid w:val="00B8593B"/>
    <w:rsid w:val="00B861E0"/>
    <w:rsid w:val="00B87F4A"/>
    <w:rsid w:val="00B9775B"/>
    <w:rsid w:val="00BA0FE7"/>
    <w:rsid w:val="00BA2C46"/>
    <w:rsid w:val="00BA565A"/>
    <w:rsid w:val="00BA6DB4"/>
    <w:rsid w:val="00BB3EF7"/>
    <w:rsid w:val="00BC4A33"/>
    <w:rsid w:val="00BD2CC3"/>
    <w:rsid w:val="00BD6991"/>
    <w:rsid w:val="00BE18B3"/>
    <w:rsid w:val="00BF0ED2"/>
    <w:rsid w:val="00BF7348"/>
    <w:rsid w:val="00C05CEA"/>
    <w:rsid w:val="00C2675A"/>
    <w:rsid w:val="00C32436"/>
    <w:rsid w:val="00C33B69"/>
    <w:rsid w:val="00C50BD2"/>
    <w:rsid w:val="00C53893"/>
    <w:rsid w:val="00C558F7"/>
    <w:rsid w:val="00C569DF"/>
    <w:rsid w:val="00C676CC"/>
    <w:rsid w:val="00C77B8B"/>
    <w:rsid w:val="00C86A12"/>
    <w:rsid w:val="00CA270E"/>
    <w:rsid w:val="00CD0EDB"/>
    <w:rsid w:val="00CE6605"/>
    <w:rsid w:val="00CF08CF"/>
    <w:rsid w:val="00CF3F98"/>
    <w:rsid w:val="00CF4E1F"/>
    <w:rsid w:val="00D035CA"/>
    <w:rsid w:val="00D04576"/>
    <w:rsid w:val="00D075BB"/>
    <w:rsid w:val="00D10E58"/>
    <w:rsid w:val="00D14364"/>
    <w:rsid w:val="00D24C55"/>
    <w:rsid w:val="00D325E4"/>
    <w:rsid w:val="00D35774"/>
    <w:rsid w:val="00D36B6D"/>
    <w:rsid w:val="00D434FF"/>
    <w:rsid w:val="00D55674"/>
    <w:rsid w:val="00D55ED0"/>
    <w:rsid w:val="00D56814"/>
    <w:rsid w:val="00D60599"/>
    <w:rsid w:val="00D60628"/>
    <w:rsid w:val="00D6688F"/>
    <w:rsid w:val="00D70EBA"/>
    <w:rsid w:val="00D7452B"/>
    <w:rsid w:val="00D759A6"/>
    <w:rsid w:val="00D80ECC"/>
    <w:rsid w:val="00D81F67"/>
    <w:rsid w:val="00D83565"/>
    <w:rsid w:val="00D843E5"/>
    <w:rsid w:val="00D85010"/>
    <w:rsid w:val="00D94038"/>
    <w:rsid w:val="00DA5EAE"/>
    <w:rsid w:val="00DB5AB6"/>
    <w:rsid w:val="00DC3383"/>
    <w:rsid w:val="00DD0147"/>
    <w:rsid w:val="00DD1A0C"/>
    <w:rsid w:val="00DD5F3C"/>
    <w:rsid w:val="00DD75B6"/>
    <w:rsid w:val="00DD7E20"/>
    <w:rsid w:val="00DE3905"/>
    <w:rsid w:val="00DE395B"/>
    <w:rsid w:val="00DF5D0F"/>
    <w:rsid w:val="00DF60EA"/>
    <w:rsid w:val="00E235E0"/>
    <w:rsid w:val="00E26297"/>
    <w:rsid w:val="00E3031D"/>
    <w:rsid w:val="00E316D9"/>
    <w:rsid w:val="00E33BDC"/>
    <w:rsid w:val="00E3527A"/>
    <w:rsid w:val="00E43A5B"/>
    <w:rsid w:val="00E5251F"/>
    <w:rsid w:val="00E55123"/>
    <w:rsid w:val="00E62321"/>
    <w:rsid w:val="00E62B2C"/>
    <w:rsid w:val="00E66E51"/>
    <w:rsid w:val="00E70B0D"/>
    <w:rsid w:val="00E73B24"/>
    <w:rsid w:val="00E747AA"/>
    <w:rsid w:val="00E754B3"/>
    <w:rsid w:val="00E7783B"/>
    <w:rsid w:val="00E86B31"/>
    <w:rsid w:val="00E923D2"/>
    <w:rsid w:val="00E94F73"/>
    <w:rsid w:val="00EA5B1C"/>
    <w:rsid w:val="00EA61E0"/>
    <w:rsid w:val="00EA6B32"/>
    <w:rsid w:val="00EB3008"/>
    <w:rsid w:val="00ED3EFC"/>
    <w:rsid w:val="00ED42C7"/>
    <w:rsid w:val="00EE2D59"/>
    <w:rsid w:val="00EE7A0E"/>
    <w:rsid w:val="00EF1F2C"/>
    <w:rsid w:val="00EF4039"/>
    <w:rsid w:val="00EF5302"/>
    <w:rsid w:val="00F05B44"/>
    <w:rsid w:val="00F1245C"/>
    <w:rsid w:val="00F15084"/>
    <w:rsid w:val="00F15422"/>
    <w:rsid w:val="00F175C4"/>
    <w:rsid w:val="00F2319C"/>
    <w:rsid w:val="00F253A7"/>
    <w:rsid w:val="00F2586E"/>
    <w:rsid w:val="00F25E70"/>
    <w:rsid w:val="00F33BED"/>
    <w:rsid w:val="00F33DB7"/>
    <w:rsid w:val="00F36764"/>
    <w:rsid w:val="00F3711F"/>
    <w:rsid w:val="00F40F5E"/>
    <w:rsid w:val="00F46D32"/>
    <w:rsid w:val="00F46D9A"/>
    <w:rsid w:val="00F51968"/>
    <w:rsid w:val="00F61D5B"/>
    <w:rsid w:val="00F659A0"/>
    <w:rsid w:val="00F72C4A"/>
    <w:rsid w:val="00F76B26"/>
    <w:rsid w:val="00F834FA"/>
    <w:rsid w:val="00F83B64"/>
    <w:rsid w:val="00F84D06"/>
    <w:rsid w:val="00F875F8"/>
    <w:rsid w:val="00F876E5"/>
    <w:rsid w:val="00F91D72"/>
    <w:rsid w:val="00FA46D6"/>
    <w:rsid w:val="00FA71B1"/>
    <w:rsid w:val="00FA7F86"/>
    <w:rsid w:val="00FB4A62"/>
    <w:rsid w:val="00FC3391"/>
    <w:rsid w:val="00FC43BD"/>
    <w:rsid w:val="00FC76B5"/>
    <w:rsid w:val="00FD2241"/>
    <w:rsid w:val="00FD5849"/>
    <w:rsid w:val="00FE09CC"/>
    <w:rsid w:val="00FE2941"/>
    <w:rsid w:val="00FE362F"/>
    <w:rsid w:val="00FF06F4"/>
    <w:rsid w:val="00FF37AD"/>
    <w:rsid w:val="00FF4DC2"/>
    <w:rsid w:val="00FF6D42"/>
    <w:rsid w:val="05105104"/>
    <w:rsid w:val="06EF5DD0"/>
    <w:rsid w:val="132A1719"/>
    <w:rsid w:val="17AE54E3"/>
    <w:rsid w:val="203D15EC"/>
    <w:rsid w:val="31D78B3D"/>
    <w:rsid w:val="3A481ED5"/>
    <w:rsid w:val="4200062B"/>
    <w:rsid w:val="45B2FA1A"/>
    <w:rsid w:val="4FD6C191"/>
    <w:rsid w:val="5063892F"/>
    <w:rsid w:val="50BC8BDD"/>
    <w:rsid w:val="50C68DB2"/>
    <w:rsid w:val="5C8CC6BF"/>
    <w:rsid w:val="5DD7DFE8"/>
    <w:rsid w:val="63242A6A"/>
    <w:rsid w:val="648D273F"/>
    <w:rsid w:val="6C84497B"/>
    <w:rsid w:val="758FA1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3AB1F"/>
  <w15:chartTrackingRefBased/>
  <w15:docId w15:val="{957EFF90-19F6-4DDB-A4FF-1AF00D0F6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lang w:val="en-US" w:eastAsia="en-US"/>
    </w:rPr>
  </w:style>
  <w:style w:type="paragraph" w:styleId="Heading1">
    <w:name w:val="heading 1"/>
    <w:basedOn w:val="Normal"/>
    <w:next w:val="Normal"/>
    <w:link w:val="Heading1Char"/>
    <w:qFormat/>
    <w:rsid w:val="00254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254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545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2545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2545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2545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2545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2545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2545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57B"/>
    <w:rPr>
      <w:rFonts w:asciiTheme="majorHAnsi" w:eastAsiaTheme="majorEastAsia" w:hAnsiTheme="majorHAnsi" w:cstheme="majorBidi"/>
      <w:color w:val="0F4761" w:themeColor="accent1" w:themeShade="BF"/>
      <w:sz w:val="40"/>
      <w:szCs w:val="40"/>
      <w:lang w:val="en-US" w:eastAsia="en-US"/>
    </w:rPr>
  </w:style>
  <w:style w:type="character" w:customStyle="1" w:styleId="Heading2Char">
    <w:name w:val="Heading 2 Char"/>
    <w:basedOn w:val="DefaultParagraphFont"/>
    <w:link w:val="Heading2"/>
    <w:semiHidden/>
    <w:rsid w:val="0025457B"/>
    <w:rPr>
      <w:rFonts w:asciiTheme="majorHAnsi" w:eastAsiaTheme="majorEastAsia" w:hAnsiTheme="majorHAnsi" w:cstheme="majorBidi"/>
      <w:color w:val="0F4761" w:themeColor="accent1" w:themeShade="BF"/>
      <w:sz w:val="32"/>
      <w:szCs w:val="32"/>
      <w:lang w:val="en-US" w:eastAsia="en-US"/>
    </w:rPr>
  </w:style>
  <w:style w:type="character" w:customStyle="1" w:styleId="Heading3Char">
    <w:name w:val="Heading 3 Char"/>
    <w:basedOn w:val="DefaultParagraphFont"/>
    <w:link w:val="Heading3"/>
    <w:rsid w:val="0025457B"/>
    <w:rPr>
      <w:rFonts w:asciiTheme="minorHAnsi" w:eastAsiaTheme="majorEastAsia" w:hAnsiTheme="minorHAnsi" w:cstheme="majorBidi"/>
      <w:color w:val="0F4761" w:themeColor="accent1" w:themeShade="BF"/>
      <w:sz w:val="28"/>
      <w:szCs w:val="28"/>
      <w:lang w:val="en-US" w:eastAsia="en-US"/>
    </w:rPr>
  </w:style>
  <w:style w:type="character" w:customStyle="1" w:styleId="Heading4Char">
    <w:name w:val="Heading 4 Char"/>
    <w:basedOn w:val="DefaultParagraphFont"/>
    <w:link w:val="Heading4"/>
    <w:semiHidden/>
    <w:rsid w:val="0025457B"/>
    <w:rPr>
      <w:rFonts w:asciiTheme="minorHAnsi" w:eastAsiaTheme="majorEastAsia" w:hAnsiTheme="minorHAnsi" w:cstheme="majorBidi"/>
      <w:i/>
      <w:iCs/>
      <w:color w:val="0F4761" w:themeColor="accent1" w:themeShade="BF"/>
      <w:sz w:val="24"/>
      <w:szCs w:val="24"/>
      <w:lang w:val="en-US" w:eastAsia="en-US"/>
    </w:rPr>
  </w:style>
  <w:style w:type="character" w:customStyle="1" w:styleId="Heading5Char">
    <w:name w:val="Heading 5 Char"/>
    <w:basedOn w:val="DefaultParagraphFont"/>
    <w:link w:val="Heading5"/>
    <w:semiHidden/>
    <w:rsid w:val="0025457B"/>
    <w:rPr>
      <w:rFonts w:asciiTheme="minorHAnsi" w:eastAsiaTheme="majorEastAsia" w:hAnsiTheme="minorHAnsi" w:cstheme="majorBidi"/>
      <w:color w:val="0F4761" w:themeColor="accent1" w:themeShade="BF"/>
      <w:sz w:val="24"/>
      <w:szCs w:val="24"/>
      <w:lang w:val="en-US" w:eastAsia="en-US"/>
    </w:rPr>
  </w:style>
  <w:style w:type="character" w:customStyle="1" w:styleId="Heading6Char">
    <w:name w:val="Heading 6 Char"/>
    <w:basedOn w:val="DefaultParagraphFont"/>
    <w:link w:val="Heading6"/>
    <w:semiHidden/>
    <w:rsid w:val="0025457B"/>
    <w:rPr>
      <w:rFonts w:asciiTheme="minorHAnsi" w:eastAsiaTheme="majorEastAsia" w:hAnsiTheme="minorHAnsi" w:cstheme="majorBidi"/>
      <w:i/>
      <w:iCs/>
      <w:color w:val="595959" w:themeColor="text1" w:themeTint="A6"/>
      <w:sz w:val="24"/>
      <w:szCs w:val="24"/>
      <w:lang w:val="en-US" w:eastAsia="en-US"/>
    </w:rPr>
  </w:style>
  <w:style w:type="character" w:customStyle="1" w:styleId="Heading7Char">
    <w:name w:val="Heading 7 Char"/>
    <w:basedOn w:val="DefaultParagraphFont"/>
    <w:link w:val="Heading7"/>
    <w:semiHidden/>
    <w:rsid w:val="0025457B"/>
    <w:rPr>
      <w:rFonts w:asciiTheme="minorHAnsi" w:eastAsiaTheme="majorEastAsia" w:hAnsiTheme="minorHAnsi" w:cstheme="majorBidi"/>
      <w:color w:val="595959" w:themeColor="text1" w:themeTint="A6"/>
      <w:sz w:val="24"/>
      <w:szCs w:val="24"/>
      <w:lang w:val="en-US" w:eastAsia="en-US"/>
    </w:rPr>
  </w:style>
  <w:style w:type="character" w:customStyle="1" w:styleId="Heading8Char">
    <w:name w:val="Heading 8 Char"/>
    <w:basedOn w:val="DefaultParagraphFont"/>
    <w:link w:val="Heading8"/>
    <w:semiHidden/>
    <w:rsid w:val="0025457B"/>
    <w:rPr>
      <w:rFonts w:asciiTheme="minorHAnsi" w:eastAsiaTheme="majorEastAsia" w:hAnsiTheme="minorHAnsi" w:cstheme="majorBidi"/>
      <w:i/>
      <w:iCs/>
      <w:color w:val="272727" w:themeColor="text1" w:themeTint="D8"/>
      <w:sz w:val="24"/>
      <w:szCs w:val="24"/>
      <w:lang w:val="en-US" w:eastAsia="en-US"/>
    </w:rPr>
  </w:style>
  <w:style w:type="character" w:customStyle="1" w:styleId="Heading9Char">
    <w:name w:val="Heading 9 Char"/>
    <w:basedOn w:val="DefaultParagraphFont"/>
    <w:link w:val="Heading9"/>
    <w:semiHidden/>
    <w:rsid w:val="0025457B"/>
    <w:rPr>
      <w:rFonts w:asciiTheme="minorHAnsi" w:eastAsiaTheme="majorEastAsia" w:hAnsiTheme="minorHAnsi" w:cstheme="majorBidi"/>
      <w:color w:val="272727" w:themeColor="text1" w:themeTint="D8"/>
      <w:sz w:val="24"/>
      <w:szCs w:val="24"/>
      <w:lang w:val="en-US" w:eastAsia="en-US"/>
    </w:rPr>
  </w:style>
  <w:style w:type="paragraph" w:styleId="Title">
    <w:name w:val="Title"/>
    <w:basedOn w:val="Normal"/>
    <w:next w:val="Normal"/>
    <w:link w:val="TitleChar"/>
    <w:qFormat/>
    <w:rsid w:val="00254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5457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qFormat/>
    <w:rsid w:val="002545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25457B"/>
    <w:rPr>
      <w:rFonts w:asciiTheme="minorHAnsi" w:eastAsiaTheme="majorEastAsia" w:hAnsiTheme="minorHAnsi"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2545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457B"/>
    <w:rPr>
      <w:rFonts w:ascii="Arial" w:hAnsi="Arial"/>
      <w:i/>
      <w:iCs/>
      <w:color w:val="404040" w:themeColor="text1" w:themeTint="BF"/>
      <w:sz w:val="24"/>
      <w:szCs w:val="24"/>
      <w:lang w:val="en-US" w:eastAsia="en-US"/>
    </w:rPr>
  </w:style>
  <w:style w:type="paragraph" w:styleId="ListParagraph">
    <w:name w:val="List Paragraph"/>
    <w:basedOn w:val="Normal"/>
    <w:link w:val="ListParagraphChar"/>
    <w:uiPriority w:val="34"/>
    <w:qFormat/>
    <w:rsid w:val="0025457B"/>
    <w:pPr>
      <w:ind w:left="720"/>
      <w:contextualSpacing/>
    </w:pPr>
  </w:style>
  <w:style w:type="character" w:styleId="IntenseEmphasis">
    <w:name w:val="Intense Emphasis"/>
    <w:basedOn w:val="DefaultParagraphFont"/>
    <w:uiPriority w:val="21"/>
    <w:qFormat/>
    <w:rsid w:val="0025457B"/>
    <w:rPr>
      <w:i/>
      <w:iCs/>
      <w:color w:val="0F4761" w:themeColor="accent1" w:themeShade="BF"/>
    </w:rPr>
  </w:style>
  <w:style w:type="paragraph" w:styleId="IntenseQuote">
    <w:name w:val="Intense Quote"/>
    <w:basedOn w:val="Normal"/>
    <w:next w:val="Normal"/>
    <w:link w:val="IntenseQuoteChar"/>
    <w:uiPriority w:val="30"/>
    <w:qFormat/>
    <w:rsid w:val="00254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57B"/>
    <w:rPr>
      <w:rFonts w:ascii="Arial" w:hAnsi="Arial"/>
      <w:i/>
      <w:iCs/>
      <w:color w:val="0F4761" w:themeColor="accent1" w:themeShade="BF"/>
      <w:sz w:val="24"/>
      <w:szCs w:val="24"/>
      <w:lang w:val="en-US" w:eastAsia="en-US"/>
    </w:rPr>
  </w:style>
  <w:style w:type="character" w:styleId="IntenseReference">
    <w:name w:val="Intense Reference"/>
    <w:basedOn w:val="DefaultParagraphFont"/>
    <w:uiPriority w:val="32"/>
    <w:qFormat/>
    <w:rsid w:val="0025457B"/>
    <w:rPr>
      <w:b/>
      <w:bCs/>
      <w:smallCaps/>
      <w:color w:val="0F4761" w:themeColor="accent1" w:themeShade="BF"/>
      <w:spacing w:val="5"/>
    </w:rPr>
  </w:style>
  <w:style w:type="paragraph" w:styleId="NoSpacing">
    <w:name w:val="No Spacing"/>
    <w:link w:val="NoSpacingChar"/>
    <w:uiPriority w:val="1"/>
    <w:qFormat/>
    <w:rsid w:val="00450C0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C0E"/>
    <w:rPr>
      <w:rFonts w:asciiTheme="minorHAnsi" w:eastAsiaTheme="minorEastAsia" w:hAnsiTheme="minorHAnsi" w:cstheme="minorBidi"/>
      <w:sz w:val="22"/>
      <w:szCs w:val="22"/>
      <w:lang w:val="en-US" w:eastAsia="en-US"/>
    </w:rPr>
  </w:style>
  <w:style w:type="paragraph" w:styleId="Header">
    <w:name w:val="header"/>
    <w:basedOn w:val="Normal"/>
    <w:link w:val="HeaderChar"/>
    <w:rsid w:val="00450C0E"/>
    <w:pPr>
      <w:tabs>
        <w:tab w:val="center" w:pos="4680"/>
        <w:tab w:val="right" w:pos="9360"/>
      </w:tabs>
    </w:pPr>
  </w:style>
  <w:style w:type="character" w:customStyle="1" w:styleId="HeaderChar">
    <w:name w:val="Header Char"/>
    <w:basedOn w:val="DefaultParagraphFont"/>
    <w:link w:val="Header"/>
    <w:rsid w:val="00450C0E"/>
    <w:rPr>
      <w:rFonts w:ascii="Arial" w:hAnsi="Arial"/>
      <w:sz w:val="24"/>
      <w:szCs w:val="24"/>
      <w:lang w:val="en-US" w:eastAsia="en-US"/>
    </w:rPr>
  </w:style>
  <w:style w:type="paragraph" w:styleId="Footer">
    <w:name w:val="footer"/>
    <w:basedOn w:val="Normal"/>
    <w:link w:val="FooterChar"/>
    <w:uiPriority w:val="99"/>
    <w:rsid w:val="00450C0E"/>
    <w:pPr>
      <w:tabs>
        <w:tab w:val="center" w:pos="4680"/>
        <w:tab w:val="right" w:pos="9360"/>
      </w:tabs>
    </w:pPr>
  </w:style>
  <w:style w:type="character" w:customStyle="1" w:styleId="FooterChar">
    <w:name w:val="Footer Char"/>
    <w:basedOn w:val="DefaultParagraphFont"/>
    <w:link w:val="Footer"/>
    <w:uiPriority w:val="99"/>
    <w:rsid w:val="00450C0E"/>
    <w:rPr>
      <w:rFonts w:ascii="Arial" w:hAnsi="Arial"/>
      <w:sz w:val="24"/>
      <w:szCs w:val="24"/>
      <w:lang w:val="en-US" w:eastAsia="en-US"/>
    </w:rPr>
  </w:style>
  <w:style w:type="paragraph" w:customStyle="1" w:styleId="H2">
    <w:name w:val="H2"/>
    <w:basedOn w:val="Heading2"/>
    <w:next w:val="Heading2"/>
    <w:link w:val="H2Char"/>
    <w:qFormat/>
    <w:rsid w:val="00221F66"/>
    <w:pPr>
      <w:numPr>
        <w:numId w:val="1"/>
      </w:numPr>
      <w:spacing w:before="40" w:after="0"/>
    </w:pPr>
    <w:rPr>
      <w:rFonts w:asciiTheme="minorHAnsi" w:hAnsiTheme="minorHAnsi" w:cstheme="minorHAnsi"/>
      <w:b/>
      <w:bCs/>
      <w:color w:val="0F4761"/>
      <w:kern w:val="2"/>
      <w14:ligatures w14:val="standardContextual"/>
    </w:rPr>
  </w:style>
  <w:style w:type="character" w:customStyle="1" w:styleId="H2Char">
    <w:name w:val="H2 Char"/>
    <w:basedOn w:val="Heading2Char"/>
    <w:link w:val="H2"/>
    <w:rsid w:val="00221F66"/>
    <w:rPr>
      <w:rFonts w:asciiTheme="minorHAnsi" w:eastAsiaTheme="majorEastAsia" w:hAnsiTheme="minorHAnsi" w:cstheme="minorHAnsi"/>
      <w:b/>
      <w:bCs/>
      <w:color w:val="0F4761"/>
      <w:kern w:val="2"/>
      <w:sz w:val="32"/>
      <w:szCs w:val="32"/>
      <w:lang w:val="en-US" w:eastAsia="en-US"/>
      <w14:ligatures w14:val="standardContextual"/>
    </w:rPr>
  </w:style>
  <w:style w:type="paragraph" w:customStyle="1" w:styleId="H3">
    <w:name w:val="H3"/>
    <w:basedOn w:val="Heading3"/>
    <w:next w:val="Heading3"/>
    <w:link w:val="H3Char"/>
    <w:qFormat/>
    <w:rsid w:val="00221F66"/>
    <w:pPr>
      <w:keepNext w:val="0"/>
      <w:keepLines w:val="0"/>
      <w:numPr>
        <w:ilvl w:val="1"/>
        <w:numId w:val="1"/>
      </w:numPr>
      <w:spacing w:before="0" w:after="100" w:afterAutospacing="1"/>
      <w:ind w:left="1080"/>
    </w:pPr>
    <w:rPr>
      <w:rFonts w:cstheme="minorHAnsi"/>
      <w:b/>
      <w:bCs/>
      <w:kern w:val="2"/>
      <w14:ligatures w14:val="standardContextual"/>
    </w:rPr>
  </w:style>
  <w:style w:type="character" w:customStyle="1" w:styleId="H3Char">
    <w:name w:val="H3 Char"/>
    <w:basedOn w:val="Heading3Char"/>
    <w:link w:val="H3"/>
    <w:rsid w:val="00221F66"/>
    <w:rPr>
      <w:rFonts w:asciiTheme="minorHAnsi" w:eastAsiaTheme="majorEastAsia" w:hAnsiTheme="minorHAnsi" w:cstheme="minorHAnsi"/>
      <w:b/>
      <w:bCs/>
      <w:color w:val="0F4761" w:themeColor="accent1" w:themeShade="BF"/>
      <w:kern w:val="2"/>
      <w:sz w:val="28"/>
      <w:szCs w:val="28"/>
      <w:lang w:val="en-US" w:eastAsia="en-US"/>
      <w14:ligatures w14:val="standardContextual"/>
    </w:rPr>
  </w:style>
  <w:style w:type="character" w:customStyle="1" w:styleId="ListParagraphChar">
    <w:name w:val="List Paragraph Char"/>
    <w:basedOn w:val="DefaultParagraphFont"/>
    <w:link w:val="ListParagraph"/>
    <w:uiPriority w:val="34"/>
    <w:rsid w:val="00221F66"/>
    <w:rPr>
      <w:rFonts w:ascii="Arial" w:hAnsi="Arial"/>
      <w:sz w:val="24"/>
      <w:szCs w:val="24"/>
      <w:lang w:val="en-US" w:eastAsia="en-US"/>
    </w:rPr>
  </w:style>
  <w:style w:type="character" w:styleId="Strong">
    <w:name w:val="Strong"/>
    <w:basedOn w:val="DefaultParagraphFont"/>
    <w:uiPriority w:val="22"/>
    <w:qFormat/>
    <w:rsid w:val="008903E7"/>
    <w:rPr>
      <w:b/>
      <w:bCs/>
    </w:rPr>
  </w:style>
  <w:style w:type="paragraph" w:styleId="TOCHeading">
    <w:name w:val="TOC Heading"/>
    <w:basedOn w:val="Heading1"/>
    <w:next w:val="Normal"/>
    <w:uiPriority w:val="39"/>
    <w:unhideWhenUsed/>
    <w:qFormat/>
    <w:rsid w:val="00A46D95"/>
    <w:pPr>
      <w:spacing w:before="240" w:after="0" w:line="259" w:lineRule="auto"/>
      <w:outlineLvl w:val="9"/>
    </w:pPr>
    <w:rPr>
      <w:sz w:val="32"/>
      <w:szCs w:val="32"/>
    </w:rPr>
  </w:style>
  <w:style w:type="paragraph" w:styleId="TOC2">
    <w:name w:val="toc 2"/>
    <w:basedOn w:val="Normal"/>
    <w:next w:val="Normal"/>
    <w:autoRedefine/>
    <w:uiPriority w:val="39"/>
    <w:rsid w:val="00A46D95"/>
    <w:pPr>
      <w:spacing w:after="100"/>
      <w:ind w:left="240"/>
    </w:pPr>
  </w:style>
  <w:style w:type="paragraph" w:styleId="TOC3">
    <w:name w:val="toc 3"/>
    <w:basedOn w:val="Normal"/>
    <w:next w:val="Normal"/>
    <w:autoRedefine/>
    <w:uiPriority w:val="39"/>
    <w:rsid w:val="00A46D95"/>
    <w:pPr>
      <w:spacing w:after="100"/>
      <w:ind w:left="480"/>
    </w:pPr>
  </w:style>
  <w:style w:type="character" w:styleId="Hyperlink">
    <w:name w:val="Hyperlink"/>
    <w:basedOn w:val="DefaultParagraphFont"/>
    <w:uiPriority w:val="99"/>
    <w:unhideWhenUsed/>
    <w:rsid w:val="00A46D95"/>
    <w:rPr>
      <w:color w:val="467886" w:themeColor="hyperlink"/>
      <w:u w:val="single"/>
    </w:rPr>
  </w:style>
  <w:style w:type="paragraph" w:styleId="CommentText">
    <w:name w:val="annotation text"/>
    <w:basedOn w:val="Normal"/>
    <w:link w:val="CommentTextChar"/>
    <w:rsid w:val="00097662"/>
    <w:rPr>
      <w:sz w:val="20"/>
      <w:szCs w:val="20"/>
    </w:rPr>
  </w:style>
  <w:style w:type="character" w:customStyle="1" w:styleId="CommentTextChar">
    <w:name w:val="Comment Text Char"/>
    <w:basedOn w:val="DefaultParagraphFont"/>
    <w:link w:val="CommentText"/>
    <w:rsid w:val="00097662"/>
    <w:rPr>
      <w:rFonts w:ascii="Arial" w:hAnsi="Arial"/>
      <w:lang w:val="en-US" w:eastAsia="en-US"/>
    </w:rPr>
  </w:style>
  <w:style w:type="character" w:styleId="CommentReference">
    <w:name w:val="annotation reference"/>
    <w:basedOn w:val="DefaultParagraphFont"/>
    <w:rsid w:val="00097662"/>
    <w:rPr>
      <w:sz w:val="16"/>
      <w:szCs w:val="16"/>
    </w:rPr>
  </w:style>
  <w:style w:type="character" w:styleId="UnresolvedMention">
    <w:name w:val="Unresolved Mention"/>
    <w:basedOn w:val="DefaultParagraphFont"/>
    <w:uiPriority w:val="99"/>
    <w:semiHidden/>
    <w:unhideWhenUsed/>
    <w:rsid w:val="00B00EF9"/>
    <w:rPr>
      <w:color w:val="605E5C"/>
      <w:shd w:val="clear" w:color="auto" w:fill="E1DFDD"/>
    </w:rPr>
  </w:style>
  <w:style w:type="character" w:styleId="FollowedHyperlink">
    <w:name w:val="FollowedHyperlink"/>
    <w:basedOn w:val="DefaultParagraphFont"/>
    <w:rsid w:val="00F76B26"/>
    <w:rPr>
      <w:color w:val="96607D" w:themeColor="followedHyperlink"/>
      <w:u w:val="single"/>
    </w:rPr>
  </w:style>
  <w:style w:type="paragraph" w:styleId="Revision">
    <w:name w:val="Revision"/>
    <w:hidden/>
    <w:uiPriority w:val="99"/>
    <w:semiHidden/>
    <w:rsid w:val="0091109D"/>
    <w:rPr>
      <w:rFonts w:ascii="Arial" w:hAnsi="Arial"/>
      <w:sz w:val="24"/>
      <w:szCs w:val="24"/>
      <w:lang w:val="en-US" w:eastAsia="en-US"/>
    </w:rPr>
  </w:style>
  <w:style w:type="paragraph" w:styleId="CommentSubject">
    <w:name w:val="annotation subject"/>
    <w:basedOn w:val="CommentText"/>
    <w:next w:val="CommentText"/>
    <w:link w:val="CommentSubjectChar"/>
    <w:rsid w:val="006A1A3B"/>
    <w:rPr>
      <w:b/>
      <w:bCs/>
    </w:rPr>
  </w:style>
  <w:style w:type="character" w:customStyle="1" w:styleId="CommentSubjectChar">
    <w:name w:val="Comment Subject Char"/>
    <w:basedOn w:val="CommentTextChar"/>
    <w:link w:val="CommentSubject"/>
    <w:rsid w:val="006A1A3B"/>
    <w:rPr>
      <w:rFonts w:ascii="Arial" w:hAnsi="Arial"/>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4707">
      <w:bodyDiv w:val="1"/>
      <w:marLeft w:val="0"/>
      <w:marRight w:val="0"/>
      <w:marTop w:val="0"/>
      <w:marBottom w:val="0"/>
      <w:divBdr>
        <w:top w:val="none" w:sz="0" w:space="0" w:color="auto"/>
        <w:left w:val="none" w:sz="0" w:space="0" w:color="auto"/>
        <w:bottom w:val="none" w:sz="0" w:space="0" w:color="auto"/>
        <w:right w:val="none" w:sz="0" w:space="0" w:color="auto"/>
      </w:divBdr>
    </w:div>
    <w:div w:id="149029364">
      <w:bodyDiv w:val="1"/>
      <w:marLeft w:val="0"/>
      <w:marRight w:val="0"/>
      <w:marTop w:val="0"/>
      <w:marBottom w:val="0"/>
      <w:divBdr>
        <w:top w:val="none" w:sz="0" w:space="0" w:color="auto"/>
        <w:left w:val="none" w:sz="0" w:space="0" w:color="auto"/>
        <w:bottom w:val="none" w:sz="0" w:space="0" w:color="auto"/>
        <w:right w:val="none" w:sz="0" w:space="0" w:color="auto"/>
      </w:divBdr>
    </w:div>
    <w:div w:id="226843209">
      <w:bodyDiv w:val="1"/>
      <w:marLeft w:val="0"/>
      <w:marRight w:val="0"/>
      <w:marTop w:val="0"/>
      <w:marBottom w:val="0"/>
      <w:divBdr>
        <w:top w:val="none" w:sz="0" w:space="0" w:color="auto"/>
        <w:left w:val="none" w:sz="0" w:space="0" w:color="auto"/>
        <w:bottom w:val="none" w:sz="0" w:space="0" w:color="auto"/>
        <w:right w:val="none" w:sz="0" w:space="0" w:color="auto"/>
      </w:divBdr>
    </w:div>
    <w:div w:id="442459795">
      <w:bodyDiv w:val="1"/>
      <w:marLeft w:val="0"/>
      <w:marRight w:val="0"/>
      <w:marTop w:val="0"/>
      <w:marBottom w:val="0"/>
      <w:divBdr>
        <w:top w:val="none" w:sz="0" w:space="0" w:color="auto"/>
        <w:left w:val="none" w:sz="0" w:space="0" w:color="auto"/>
        <w:bottom w:val="none" w:sz="0" w:space="0" w:color="auto"/>
        <w:right w:val="none" w:sz="0" w:space="0" w:color="auto"/>
      </w:divBdr>
    </w:div>
    <w:div w:id="555627209">
      <w:bodyDiv w:val="1"/>
      <w:marLeft w:val="0"/>
      <w:marRight w:val="0"/>
      <w:marTop w:val="0"/>
      <w:marBottom w:val="0"/>
      <w:divBdr>
        <w:top w:val="none" w:sz="0" w:space="0" w:color="auto"/>
        <w:left w:val="none" w:sz="0" w:space="0" w:color="auto"/>
        <w:bottom w:val="none" w:sz="0" w:space="0" w:color="auto"/>
        <w:right w:val="none" w:sz="0" w:space="0" w:color="auto"/>
      </w:divBdr>
    </w:div>
    <w:div w:id="614943520">
      <w:bodyDiv w:val="1"/>
      <w:marLeft w:val="0"/>
      <w:marRight w:val="0"/>
      <w:marTop w:val="0"/>
      <w:marBottom w:val="0"/>
      <w:divBdr>
        <w:top w:val="none" w:sz="0" w:space="0" w:color="auto"/>
        <w:left w:val="none" w:sz="0" w:space="0" w:color="auto"/>
        <w:bottom w:val="none" w:sz="0" w:space="0" w:color="auto"/>
        <w:right w:val="none" w:sz="0" w:space="0" w:color="auto"/>
      </w:divBdr>
    </w:div>
    <w:div w:id="648172251">
      <w:bodyDiv w:val="1"/>
      <w:marLeft w:val="0"/>
      <w:marRight w:val="0"/>
      <w:marTop w:val="0"/>
      <w:marBottom w:val="0"/>
      <w:divBdr>
        <w:top w:val="none" w:sz="0" w:space="0" w:color="auto"/>
        <w:left w:val="none" w:sz="0" w:space="0" w:color="auto"/>
        <w:bottom w:val="none" w:sz="0" w:space="0" w:color="auto"/>
        <w:right w:val="none" w:sz="0" w:space="0" w:color="auto"/>
      </w:divBdr>
    </w:div>
    <w:div w:id="746999022">
      <w:bodyDiv w:val="1"/>
      <w:marLeft w:val="0"/>
      <w:marRight w:val="0"/>
      <w:marTop w:val="0"/>
      <w:marBottom w:val="0"/>
      <w:divBdr>
        <w:top w:val="none" w:sz="0" w:space="0" w:color="auto"/>
        <w:left w:val="none" w:sz="0" w:space="0" w:color="auto"/>
        <w:bottom w:val="none" w:sz="0" w:space="0" w:color="auto"/>
        <w:right w:val="none" w:sz="0" w:space="0" w:color="auto"/>
      </w:divBdr>
    </w:div>
    <w:div w:id="771903744">
      <w:bodyDiv w:val="1"/>
      <w:marLeft w:val="0"/>
      <w:marRight w:val="0"/>
      <w:marTop w:val="0"/>
      <w:marBottom w:val="0"/>
      <w:divBdr>
        <w:top w:val="none" w:sz="0" w:space="0" w:color="auto"/>
        <w:left w:val="none" w:sz="0" w:space="0" w:color="auto"/>
        <w:bottom w:val="none" w:sz="0" w:space="0" w:color="auto"/>
        <w:right w:val="none" w:sz="0" w:space="0" w:color="auto"/>
      </w:divBdr>
    </w:div>
    <w:div w:id="845511454">
      <w:bodyDiv w:val="1"/>
      <w:marLeft w:val="0"/>
      <w:marRight w:val="0"/>
      <w:marTop w:val="0"/>
      <w:marBottom w:val="0"/>
      <w:divBdr>
        <w:top w:val="none" w:sz="0" w:space="0" w:color="auto"/>
        <w:left w:val="none" w:sz="0" w:space="0" w:color="auto"/>
        <w:bottom w:val="none" w:sz="0" w:space="0" w:color="auto"/>
        <w:right w:val="none" w:sz="0" w:space="0" w:color="auto"/>
      </w:divBdr>
    </w:div>
    <w:div w:id="1280180371">
      <w:bodyDiv w:val="1"/>
      <w:marLeft w:val="0"/>
      <w:marRight w:val="0"/>
      <w:marTop w:val="0"/>
      <w:marBottom w:val="0"/>
      <w:divBdr>
        <w:top w:val="none" w:sz="0" w:space="0" w:color="auto"/>
        <w:left w:val="none" w:sz="0" w:space="0" w:color="auto"/>
        <w:bottom w:val="none" w:sz="0" w:space="0" w:color="auto"/>
        <w:right w:val="none" w:sz="0" w:space="0" w:color="auto"/>
      </w:divBdr>
    </w:div>
    <w:div w:id="1289900299">
      <w:bodyDiv w:val="1"/>
      <w:marLeft w:val="0"/>
      <w:marRight w:val="0"/>
      <w:marTop w:val="0"/>
      <w:marBottom w:val="0"/>
      <w:divBdr>
        <w:top w:val="none" w:sz="0" w:space="0" w:color="auto"/>
        <w:left w:val="none" w:sz="0" w:space="0" w:color="auto"/>
        <w:bottom w:val="none" w:sz="0" w:space="0" w:color="auto"/>
        <w:right w:val="none" w:sz="0" w:space="0" w:color="auto"/>
      </w:divBdr>
    </w:div>
    <w:div w:id="1323968618">
      <w:bodyDiv w:val="1"/>
      <w:marLeft w:val="0"/>
      <w:marRight w:val="0"/>
      <w:marTop w:val="0"/>
      <w:marBottom w:val="0"/>
      <w:divBdr>
        <w:top w:val="none" w:sz="0" w:space="0" w:color="auto"/>
        <w:left w:val="none" w:sz="0" w:space="0" w:color="auto"/>
        <w:bottom w:val="none" w:sz="0" w:space="0" w:color="auto"/>
        <w:right w:val="none" w:sz="0" w:space="0" w:color="auto"/>
      </w:divBdr>
    </w:div>
    <w:div w:id="1350987094">
      <w:bodyDiv w:val="1"/>
      <w:marLeft w:val="0"/>
      <w:marRight w:val="0"/>
      <w:marTop w:val="0"/>
      <w:marBottom w:val="0"/>
      <w:divBdr>
        <w:top w:val="none" w:sz="0" w:space="0" w:color="auto"/>
        <w:left w:val="none" w:sz="0" w:space="0" w:color="auto"/>
        <w:bottom w:val="none" w:sz="0" w:space="0" w:color="auto"/>
        <w:right w:val="none" w:sz="0" w:space="0" w:color="auto"/>
      </w:divBdr>
    </w:div>
    <w:div w:id="1414084061">
      <w:bodyDiv w:val="1"/>
      <w:marLeft w:val="0"/>
      <w:marRight w:val="0"/>
      <w:marTop w:val="0"/>
      <w:marBottom w:val="0"/>
      <w:divBdr>
        <w:top w:val="none" w:sz="0" w:space="0" w:color="auto"/>
        <w:left w:val="none" w:sz="0" w:space="0" w:color="auto"/>
        <w:bottom w:val="none" w:sz="0" w:space="0" w:color="auto"/>
        <w:right w:val="none" w:sz="0" w:space="0" w:color="auto"/>
      </w:divBdr>
    </w:div>
    <w:div w:id="1570262374">
      <w:bodyDiv w:val="1"/>
      <w:marLeft w:val="0"/>
      <w:marRight w:val="0"/>
      <w:marTop w:val="0"/>
      <w:marBottom w:val="0"/>
      <w:divBdr>
        <w:top w:val="none" w:sz="0" w:space="0" w:color="auto"/>
        <w:left w:val="none" w:sz="0" w:space="0" w:color="auto"/>
        <w:bottom w:val="none" w:sz="0" w:space="0" w:color="auto"/>
        <w:right w:val="none" w:sz="0" w:space="0" w:color="auto"/>
      </w:divBdr>
    </w:div>
    <w:div w:id="1585067186">
      <w:bodyDiv w:val="1"/>
      <w:marLeft w:val="0"/>
      <w:marRight w:val="0"/>
      <w:marTop w:val="0"/>
      <w:marBottom w:val="0"/>
      <w:divBdr>
        <w:top w:val="none" w:sz="0" w:space="0" w:color="auto"/>
        <w:left w:val="none" w:sz="0" w:space="0" w:color="auto"/>
        <w:bottom w:val="none" w:sz="0" w:space="0" w:color="auto"/>
        <w:right w:val="none" w:sz="0" w:space="0" w:color="auto"/>
      </w:divBdr>
    </w:div>
    <w:div w:id="1591544162">
      <w:bodyDiv w:val="1"/>
      <w:marLeft w:val="0"/>
      <w:marRight w:val="0"/>
      <w:marTop w:val="0"/>
      <w:marBottom w:val="0"/>
      <w:divBdr>
        <w:top w:val="none" w:sz="0" w:space="0" w:color="auto"/>
        <w:left w:val="none" w:sz="0" w:space="0" w:color="auto"/>
        <w:bottom w:val="none" w:sz="0" w:space="0" w:color="auto"/>
        <w:right w:val="none" w:sz="0" w:space="0" w:color="auto"/>
      </w:divBdr>
    </w:div>
    <w:div w:id="1639384138">
      <w:bodyDiv w:val="1"/>
      <w:marLeft w:val="0"/>
      <w:marRight w:val="0"/>
      <w:marTop w:val="0"/>
      <w:marBottom w:val="0"/>
      <w:divBdr>
        <w:top w:val="none" w:sz="0" w:space="0" w:color="auto"/>
        <w:left w:val="none" w:sz="0" w:space="0" w:color="auto"/>
        <w:bottom w:val="none" w:sz="0" w:space="0" w:color="auto"/>
        <w:right w:val="none" w:sz="0" w:space="0" w:color="auto"/>
      </w:divBdr>
    </w:div>
    <w:div w:id="1743016683">
      <w:bodyDiv w:val="1"/>
      <w:marLeft w:val="0"/>
      <w:marRight w:val="0"/>
      <w:marTop w:val="0"/>
      <w:marBottom w:val="0"/>
      <w:divBdr>
        <w:top w:val="none" w:sz="0" w:space="0" w:color="auto"/>
        <w:left w:val="none" w:sz="0" w:space="0" w:color="auto"/>
        <w:bottom w:val="none" w:sz="0" w:space="0" w:color="auto"/>
        <w:right w:val="none" w:sz="0" w:space="0" w:color="auto"/>
      </w:divBdr>
    </w:div>
    <w:div w:id="1780373281">
      <w:bodyDiv w:val="1"/>
      <w:marLeft w:val="0"/>
      <w:marRight w:val="0"/>
      <w:marTop w:val="0"/>
      <w:marBottom w:val="0"/>
      <w:divBdr>
        <w:top w:val="none" w:sz="0" w:space="0" w:color="auto"/>
        <w:left w:val="none" w:sz="0" w:space="0" w:color="auto"/>
        <w:bottom w:val="none" w:sz="0" w:space="0" w:color="auto"/>
        <w:right w:val="none" w:sz="0" w:space="0" w:color="auto"/>
      </w:divBdr>
    </w:div>
    <w:div w:id="181097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tegration-support@ehealth.fgov.b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4859271E64F547990959A5DA856D12" ma:contentTypeVersion="9" ma:contentTypeDescription="Create a new document." ma:contentTypeScope="" ma:versionID="91183053d06b0cccdb00c004a5148401">
  <xsd:schema xmlns:xsd="http://www.w3.org/2001/XMLSchema" xmlns:xs="http://www.w3.org/2001/XMLSchema" xmlns:p="http://schemas.microsoft.com/office/2006/metadata/properties" xmlns:ns2="d566560c-ddf4-4b76-9c28-0ea59ae51c6e" targetNamespace="http://schemas.microsoft.com/office/2006/metadata/properties" ma:root="true" ma:fieldsID="e6efb38ae35398c3618a34b0aea9f08c" ns2:_="">
    <xsd:import namespace="d566560c-ddf4-4b76-9c28-0ea59ae51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6560c-ddf4-4b76-9c28-0ea59ae51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677b756-bb6c-42c0-a500-a3c5d40b597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66560c-ddf4-4b76-9c28-0ea59ae51c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B83FEB-2BCA-40C9-9B9B-EC8D7785A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66560c-ddf4-4b76-9c28-0ea59ae51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E9EBD5-B4C4-492B-A98D-B9F7A25C3609}">
  <ds:schemaRefs>
    <ds:schemaRef ds:uri="http://schemas.openxmlformats.org/officeDocument/2006/bibliography"/>
  </ds:schemaRefs>
</ds:datastoreItem>
</file>

<file path=customXml/itemProps3.xml><?xml version="1.0" encoding="utf-8"?>
<ds:datastoreItem xmlns:ds="http://schemas.openxmlformats.org/officeDocument/2006/customXml" ds:itemID="{922B0FF0-7B55-4EB4-9215-0981BA1AA0CE}">
  <ds:schemaRefs>
    <ds:schemaRef ds:uri="http://schemas.microsoft.com/sharepoint/v3/contenttype/forms"/>
  </ds:schemaRefs>
</ds:datastoreItem>
</file>

<file path=customXml/itemProps4.xml><?xml version="1.0" encoding="utf-8"?>
<ds:datastoreItem xmlns:ds="http://schemas.openxmlformats.org/officeDocument/2006/customXml" ds:itemID="{AAFAC549-9E3C-4763-98D3-3B2F82E2A880}">
  <ds:schemaRefs>
    <ds:schemaRef ds:uri="http://schemas.microsoft.com/office/2006/metadata/properties"/>
    <ds:schemaRef ds:uri="http://schemas.microsoft.com/office/infopath/2007/PartnerControls"/>
    <ds:schemaRef ds:uri="d566560c-ddf4-4b76-9c28-0ea59ae51c6e"/>
  </ds:schemaRefs>
</ds:datastoreItem>
</file>

<file path=docMetadata/LabelInfo.xml><?xml version="1.0" encoding="utf-8"?>
<clbl:labelList xmlns:clbl="http://schemas.microsoft.com/office/2020/mipLabelMetadata">
  <clbl:label id="{66c008a4-b565-49a9-93c9-c1e64cad2e11}" enabled="0" method="" siteId="{66c008a4-b565-49a9-93c9-c1e64cad2e1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1169</Words>
  <Characters>6456</Characters>
  <Application>Microsoft Office Word</Application>
  <DocSecurity>0</DocSecurity>
  <Lines>248</Lines>
  <Paragraphs>177</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Perscription Search support - antimicrobial</dc:title>
  <dc:subject/>
  <dc:creator>Version 1</dc:creator>
  <cp:keywords/>
  <dc:description/>
  <cp:lastModifiedBy>Kevin Poilvache (RIZIV-INAMI)</cp:lastModifiedBy>
  <cp:revision>3</cp:revision>
  <dcterms:created xsi:type="dcterms:W3CDTF">2025-12-15T15:48:00Z</dcterms:created>
  <dcterms:modified xsi:type="dcterms:W3CDTF">2025-12-15T15:49:00Z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0x010100E84859271E64F547990959A5DA856D12</vt:lpwstr>
  </property>
  <property fmtid="{D5CDD505-2E9C-101B-9397-08002B2CF9AE}" pid="3" name="MediaServiceImageTags">
    <vt:lpwstr/>
  </property>
  <property fmtid="{D5CDD505-2E9C-101B-9397-08002B2CF9AE}" pid="4" name="Order">
    <vt:r8>337100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docLang">
    <vt:lpwstr>en</vt:lpwstr>
  </property>
</Properties>
</file>